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270F5" w14:textId="77777777" w:rsidR="00665D86" w:rsidRPr="00052906" w:rsidRDefault="00665D86" w:rsidP="00665D86">
      <w:pPr>
        <w:jc w:val="center"/>
        <w:rPr>
          <w:b/>
          <w:sz w:val="22"/>
          <w:szCs w:val="22"/>
          <w:lang w:val="uz-Cyrl-UZ"/>
          <w:rPrChange w:id="0" w:author="Jakhongir Umurbekov" w:date="2026-02-10T15:23:00Z" w16du:dateUtc="2026-02-10T10:23:00Z">
            <w:rPr>
              <w:b/>
              <w:sz w:val="22"/>
              <w:szCs w:val="22"/>
              <w:lang w:val="ru-RU"/>
            </w:rPr>
          </w:rPrChange>
        </w:rPr>
      </w:pPr>
    </w:p>
    <w:p w14:paraId="36F44ABC" w14:textId="77777777" w:rsidR="00665D86" w:rsidRDefault="00665D86" w:rsidP="00665D86">
      <w:pPr>
        <w:jc w:val="center"/>
        <w:rPr>
          <w:b/>
          <w:sz w:val="22"/>
          <w:szCs w:val="22"/>
          <w:lang w:val="ru-RU"/>
        </w:rPr>
      </w:pPr>
      <w:r w:rsidRPr="00665D86">
        <w:rPr>
          <w:b/>
          <w:sz w:val="22"/>
          <w:szCs w:val="22"/>
          <w:lang w:val="ru-RU"/>
        </w:rPr>
        <w:t xml:space="preserve">СОГЛАШЕНИЕ </w:t>
      </w:r>
    </w:p>
    <w:p w14:paraId="54E3DF12" w14:textId="77777777" w:rsidR="00665D86" w:rsidRPr="00665D86" w:rsidRDefault="00665D86" w:rsidP="00665D86">
      <w:pPr>
        <w:jc w:val="center"/>
        <w:rPr>
          <w:b/>
          <w:sz w:val="22"/>
          <w:szCs w:val="22"/>
          <w:lang w:val="ru-RU"/>
        </w:rPr>
      </w:pPr>
      <w:r w:rsidRPr="00665D86">
        <w:rPr>
          <w:b/>
          <w:sz w:val="22"/>
          <w:szCs w:val="22"/>
          <w:lang w:val="ru-RU"/>
        </w:rPr>
        <w:t>О ВЗАИМНОМ НЕРАЗГЛАШЕНИИ КОНФИДЕНЦИАЛЬНОЙ ИНФОРМАЦИИ</w:t>
      </w:r>
    </w:p>
    <w:p w14:paraId="44F18809" w14:textId="77777777" w:rsidR="00665D86" w:rsidRPr="00665D86" w:rsidRDefault="00665D86" w:rsidP="00665D86">
      <w:pPr>
        <w:jc w:val="both"/>
        <w:rPr>
          <w:sz w:val="22"/>
          <w:szCs w:val="22"/>
          <w:lang w:val="ru-RU"/>
        </w:rPr>
      </w:pPr>
    </w:p>
    <w:p w14:paraId="00FC9A97" w14:textId="77777777" w:rsidR="00665D86" w:rsidRPr="00665D86" w:rsidRDefault="00665D86" w:rsidP="00665D86">
      <w:pPr>
        <w:jc w:val="center"/>
        <w:rPr>
          <w:i/>
          <w:sz w:val="22"/>
          <w:szCs w:val="22"/>
          <w:lang w:val="ru-RU"/>
        </w:rPr>
      </w:pPr>
      <w:r w:rsidRPr="00665D86">
        <w:rPr>
          <w:i/>
          <w:sz w:val="22"/>
          <w:szCs w:val="22"/>
          <w:lang w:val="ru-RU"/>
        </w:rPr>
        <w:t>г.Ташкент</w:t>
      </w:r>
      <w:r w:rsidRPr="00665D86">
        <w:rPr>
          <w:i/>
          <w:sz w:val="22"/>
          <w:szCs w:val="22"/>
          <w:lang w:val="ru-RU"/>
        </w:rPr>
        <w:tab/>
        <w:t xml:space="preserve">             </w:t>
      </w:r>
      <w:r w:rsidRPr="00665D86">
        <w:rPr>
          <w:i/>
          <w:sz w:val="22"/>
          <w:szCs w:val="22"/>
          <w:lang w:val="ru-RU"/>
        </w:rPr>
        <w:tab/>
      </w:r>
      <w:r w:rsidRPr="00665D86">
        <w:rPr>
          <w:i/>
          <w:sz w:val="22"/>
          <w:szCs w:val="22"/>
          <w:lang w:val="ru-RU"/>
        </w:rPr>
        <w:tab/>
      </w:r>
      <w:r w:rsidRPr="00665D86">
        <w:rPr>
          <w:i/>
          <w:sz w:val="22"/>
          <w:szCs w:val="22"/>
          <w:lang w:val="ru-RU"/>
        </w:rPr>
        <w:tab/>
      </w:r>
      <w:r w:rsidRPr="00665D86">
        <w:rPr>
          <w:i/>
          <w:sz w:val="22"/>
          <w:szCs w:val="22"/>
          <w:lang w:val="ru-RU"/>
        </w:rPr>
        <w:tab/>
      </w:r>
      <w:r w:rsidRPr="00665D86">
        <w:rPr>
          <w:i/>
          <w:sz w:val="22"/>
          <w:szCs w:val="22"/>
          <w:lang w:val="ru-RU"/>
        </w:rPr>
        <w:tab/>
      </w:r>
      <w:r w:rsidRPr="00665D86">
        <w:rPr>
          <w:i/>
          <w:sz w:val="22"/>
          <w:szCs w:val="22"/>
          <w:lang w:val="ru-RU"/>
        </w:rPr>
        <w:tab/>
      </w:r>
      <w:r w:rsidRPr="00665D86">
        <w:rPr>
          <w:i/>
          <w:sz w:val="22"/>
          <w:szCs w:val="22"/>
          <w:lang w:val="ru-RU"/>
        </w:rPr>
        <w:tab/>
      </w:r>
      <w:r w:rsidRPr="00665D86">
        <w:rPr>
          <w:i/>
          <w:sz w:val="22"/>
          <w:szCs w:val="22"/>
          <w:lang w:val="ru-RU"/>
        </w:rPr>
        <w:tab/>
        <w:t>«__» ____________ 20__ г.</w:t>
      </w:r>
    </w:p>
    <w:p w14:paraId="75C333BF" w14:textId="77777777" w:rsidR="00665D86" w:rsidRPr="008D3651" w:rsidRDefault="00665D86" w:rsidP="00665D86">
      <w:pPr>
        <w:jc w:val="both"/>
        <w:rPr>
          <w:sz w:val="22"/>
          <w:szCs w:val="22"/>
          <w:lang w:val="ru-RU"/>
        </w:rPr>
      </w:pPr>
    </w:p>
    <w:p w14:paraId="7463DB85" w14:textId="77777777" w:rsidR="002E5764" w:rsidRPr="00857D4D" w:rsidRDefault="00665D86" w:rsidP="002E5764">
      <w:pPr>
        <w:ind w:firstLine="720"/>
        <w:jc w:val="both"/>
        <w:rPr>
          <w:rFonts w:ascii="Cambria" w:hAnsi="Cambria"/>
          <w:sz w:val="22"/>
          <w:szCs w:val="22"/>
          <w:lang w:val="ru-RU"/>
        </w:rPr>
      </w:pPr>
      <w:r w:rsidRPr="0067000A">
        <w:rPr>
          <w:sz w:val="22"/>
          <w:szCs w:val="22"/>
          <w:lang w:val="ru-RU"/>
        </w:rPr>
        <w:t xml:space="preserve">Данное Соглашение о Взаимном Неразглашении Конфиденциальной Информации (далее «Соглашение») </w:t>
      </w:r>
      <w:r w:rsidR="002E5764">
        <w:rPr>
          <w:rFonts w:ascii="Cambria" w:hAnsi="Cambria"/>
          <w:sz w:val="22"/>
          <w:szCs w:val="22"/>
          <w:lang w:val="ru-RU"/>
        </w:rPr>
        <w:t xml:space="preserve">согласовано и утверждено </w:t>
      </w:r>
      <w:r w:rsidR="002E5764" w:rsidRPr="00857D4D">
        <w:rPr>
          <w:rFonts w:ascii="Cambria" w:hAnsi="Cambria"/>
          <w:sz w:val="22"/>
          <w:szCs w:val="22"/>
          <w:lang w:val="ru-RU"/>
        </w:rPr>
        <w:t xml:space="preserve">между </w:t>
      </w:r>
      <w:r w:rsidR="002E5764">
        <w:rPr>
          <w:rFonts w:ascii="Cambria" w:hAnsi="Cambria"/>
          <w:sz w:val="22"/>
          <w:szCs w:val="22"/>
        </w:rPr>
        <w:t>OOO</w:t>
      </w:r>
      <w:r w:rsidR="006C6A99">
        <w:rPr>
          <w:sz w:val="22"/>
          <w:szCs w:val="22"/>
          <w:lang w:val="ru-RU"/>
        </w:rPr>
        <w:t xml:space="preserve">_________ </w:t>
      </w:r>
      <w:r w:rsidR="002E5764" w:rsidRPr="00540714">
        <w:rPr>
          <w:rFonts w:ascii="Cambria" w:hAnsi="Cambria"/>
          <w:sz w:val="22"/>
          <w:szCs w:val="22"/>
          <w:lang w:val="ru-RU"/>
        </w:rPr>
        <w:t>в лице И.о. Директора</w:t>
      </w:r>
      <w:r w:rsidR="006C6A99">
        <w:rPr>
          <w:sz w:val="22"/>
          <w:szCs w:val="22"/>
          <w:lang w:val="ru-RU"/>
        </w:rPr>
        <w:t xml:space="preserve">  </w:t>
      </w:r>
      <w:r w:rsidR="002E5764" w:rsidRPr="00540714">
        <w:rPr>
          <w:rFonts w:ascii="Cambria" w:hAnsi="Cambria"/>
          <w:sz w:val="22"/>
          <w:szCs w:val="22"/>
          <w:lang w:val="ru-RU"/>
        </w:rPr>
        <w:t>с одной стороны, и</w:t>
      </w:r>
      <w:r w:rsidR="002E5764" w:rsidRPr="002E5764">
        <w:rPr>
          <w:rFonts w:ascii="Cambria" w:hAnsi="Cambria"/>
          <w:sz w:val="22"/>
          <w:szCs w:val="22"/>
          <w:lang w:val="ru-RU"/>
        </w:rPr>
        <w:br/>
      </w:r>
      <w:r w:rsidR="002E5764" w:rsidRPr="00857D4D">
        <w:rPr>
          <w:rFonts w:ascii="Cambria" w:hAnsi="Cambria"/>
          <w:b/>
          <w:bCs/>
          <w:color w:val="292929"/>
          <w:sz w:val="22"/>
          <w:szCs w:val="22"/>
          <w:shd w:val="clear" w:color="auto" w:fill="FFFFFF"/>
          <w:lang w:val="ru-RU"/>
        </w:rPr>
        <w:t>ООО «</w:t>
      </w:r>
      <w:r w:rsidR="002E5764" w:rsidRPr="00857D4D">
        <w:rPr>
          <w:rFonts w:ascii="Cambria" w:hAnsi="Cambria"/>
          <w:b/>
          <w:bCs/>
          <w:color w:val="292929"/>
          <w:sz w:val="22"/>
          <w:szCs w:val="22"/>
          <w:shd w:val="clear" w:color="auto" w:fill="FFFFFF"/>
        </w:rPr>
        <w:t>INTERNATIONAL</w:t>
      </w:r>
      <w:r w:rsidR="002E5764" w:rsidRPr="00857D4D">
        <w:rPr>
          <w:rFonts w:ascii="Cambria" w:hAnsi="Cambria"/>
          <w:b/>
          <w:bCs/>
          <w:color w:val="292929"/>
          <w:sz w:val="22"/>
          <w:szCs w:val="22"/>
          <w:shd w:val="clear" w:color="auto" w:fill="FFFFFF"/>
          <w:lang w:val="ru-RU"/>
        </w:rPr>
        <w:t xml:space="preserve"> </w:t>
      </w:r>
      <w:r w:rsidR="002E5764" w:rsidRPr="00857D4D">
        <w:rPr>
          <w:rFonts w:ascii="Cambria" w:hAnsi="Cambria"/>
          <w:b/>
          <w:bCs/>
          <w:color w:val="292929"/>
          <w:sz w:val="22"/>
          <w:szCs w:val="22"/>
          <w:shd w:val="clear" w:color="auto" w:fill="FFFFFF"/>
        </w:rPr>
        <w:t>MEDIA</w:t>
      </w:r>
      <w:r w:rsidR="002E5764" w:rsidRPr="00857D4D">
        <w:rPr>
          <w:rFonts w:ascii="Cambria" w:hAnsi="Cambria"/>
          <w:b/>
          <w:bCs/>
          <w:color w:val="292929"/>
          <w:sz w:val="22"/>
          <w:szCs w:val="22"/>
          <w:shd w:val="clear" w:color="auto" w:fill="FFFFFF"/>
          <w:lang w:val="ru-RU"/>
        </w:rPr>
        <w:t xml:space="preserve"> </w:t>
      </w:r>
      <w:r w:rsidR="002E5764" w:rsidRPr="00857D4D">
        <w:rPr>
          <w:rFonts w:ascii="Cambria" w:hAnsi="Cambria"/>
          <w:b/>
          <w:bCs/>
          <w:color w:val="292929"/>
          <w:sz w:val="22"/>
          <w:szCs w:val="22"/>
          <w:shd w:val="clear" w:color="auto" w:fill="FFFFFF"/>
        </w:rPr>
        <w:t>SERVICE</w:t>
      </w:r>
      <w:r w:rsidR="002E5764" w:rsidRPr="00857D4D">
        <w:rPr>
          <w:rFonts w:ascii="Cambria" w:hAnsi="Cambria"/>
          <w:b/>
          <w:bCs/>
          <w:color w:val="292929"/>
          <w:sz w:val="22"/>
          <w:szCs w:val="22"/>
          <w:shd w:val="clear" w:color="auto" w:fill="FFFFFF"/>
          <w:lang w:val="ru-RU"/>
        </w:rPr>
        <w:t>»</w:t>
      </w:r>
      <w:r w:rsidR="002E5764">
        <w:rPr>
          <w:rFonts w:ascii="Cambria" w:hAnsi="Cambria"/>
          <w:color w:val="292929"/>
          <w:sz w:val="22"/>
          <w:szCs w:val="22"/>
          <w:shd w:val="clear" w:color="auto" w:fill="FFFFFF"/>
          <w:lang w:val="ru-RU"/>
        </w:rPr>
        <w:t xml:space="preserve">, в лице Генерального директора </w:t>
      </w:r>
      <w:r w:rsidR="002E5764" w:rsidRPr="00857D4D">
        <w:rPr>
          <w:rFonts w:ascii="Cambria" w:hAnsi="Cambria"/>
          <w:color w:val="292929"/>
          <w:sz w:val="22"/>
          <w:szCs w:val="22"/>
          <w:shd w:val="clear" w:color="auto" w:fill="FFFFFF"/>
          <w:lang w:val="ru-RU"/>
        </w:rPr>
        <w:t>Таджиева Д.К.</w:t>
      </w:r>
      <w:r w:rsidR="002E5764">
        <w:rPr>
          <w:rFonts w:ascii="Cambria" w:hAnsi="Cambria"/>
          <w:color w:val="292929"/>
          <w:sz w:val="22"/>
          <w:szCs w:val="22"/>
          <w:shd w:val="clear" w:color="auto" w:fill="FFFFFF"/>
          <w:lang w:val="ru-RU"/>
        </w:rPr>
        <w:t>, который действует на основании Устава</w:t>
      </w:r>
      <w:r w:rsidR="002E5764" w:rsidRPr="00857D4D">
        <w:rPr>
          <w:rFonts w:ascii="Cambria" w:hAnsi="Cambria"/>
          <w:sz w:val="22"/>
          <w:szCs w:val="22"/>
          <w:lang w:val="ru-RU"/>
        </w:rPr>
        <w:t>, с другой стороны, вместе именуемые Стороны, а каждая в отдельности Стороной.</w:t>
      </w:r>
    </w:p>
    <w:p w14:paraId="4547FD44" w14:textId="35E97115" w:rsidR="00665D86" w:rsidRPr="002E5764" w:rsidRDefault="00665D86" w:rsidP="00665D86">
      <w:pPr>
        <w:ind w:firstLine="720"/>
        <w:jc w:val="both"/>
        <w:rPr>
          <w:sz w:val="22"/>
          <w:szCs w:val="22"/>
          <w:lang w:val="ru-RU"/>
        </w:rPr>
      </w:pPr>
    </w:p>
    <w:p w14:paraId="75CBFD0E" w14:textId="2D738D83" w:rsidR="00665D86" w:rsidRPr="00665D86" w:rsidRDefault="00665D86" w:rsidP="00665D86">
      <w:pPr>
        <w:ind w:firstLine="720"/>
        <w:jc w:val="both"/>
        <w:rPr>
          <w:sz w:val="22"/>
          <w:szCs w:val="22"/>
          <w:lang w:val="ru-RU"/>
        </w:rPr>
      </w:pPr>
      <w:r w:rsidRPr="00665D86">
        <w:rPr>
          <w:sz w:val="22"/>
          <w:szCs w:val="22"/>
          <w:lang w:val="ru-RU"/>
        </w:rPr>
        <w:t>На основании взаимных обещаний и обязательств, изложенных в данном Соглашении, и раскрытия друг другу Конфиденциальной Информации</w:t>
      </w:r>
      <w:r w:rsidR="00C71F3C">
        <w:rPr>
          <w:sz w:val="22"/>
          <w:szCs w:val="22"/>
          <w:lang w:val="ru-RU"/>
        </w:rPr>
        <w:t xml:space="preserve">. </w:t>
      </w:r>
      <w:r w:rsidRPr="00665D86">
        <w:rPr>
          <w:sz w:val="22"/>
          <w:szCs w:val="22"/>
          <w:lang w:val="ru-RU"/>
        </w:rPr>
        <w:t>Стороны данного Соглашения договорились о следующем:</w:t>
      </w:r>
    </w:p>
    <w:p w14:paraId="2DB7FCBF" w14:textId="77777777" w:rsidR="00665D86" w:rsidRPr="00665D86" w:rsidRDefault="00665D86" w:rsidP="00665D86">
      <w:pPr>
        <w:jc w:val="both"/>
        <w:rPr>
          <w:sz w:val="22"/>
          <w:szCs w:val="22"/>
          <w:lang w:val="ru-RU"/>
        </w:rPr>
      </w:pPr>
    </w:p>
    <w:p w14:paraId="0667EC34" w14:textId="77777777" w:rsidR="00665D86" w:rsidRPr="00665D86" w:rsidRDefault="00665D86" w:rsidP="00665D86">
      <w:pPr>
        <w:jc w:val="center"/>
        <w:rPr>
          <w:b/>
          <w:sz w:val="22"/>
          <w:szCs w:val="22"/>
          <w:lang w:val="ru-RU"/>
        </w:rPr>
      </w:pPr>
      <w:r w:rsidRPr="00665D86">
        <w:rPr>
          <w:b/>
          <w:sz w:val="22"/>
          <w:szCs w:val="22"/>
          <w:lang w:val="ru-RU"/>
        </w:rPr>
        <w:t>1. ОПРЕДЕЛЕНИЯ</w:t>
      </w:r>
    </w:p>
    <w:p w14:paraId="5BDD3EF0" w14:textId="77777777" w:rsidR="00665D86" w:rsidRPr="00665D86" w:rsidRDefault="00665D86" w:rsidP="00BB617E">
      <w:pPr>
        <w:tabs>
          <w:tab w:val="left" w:pos="1134"/>
        </w:tabs>
        <w:ind w:firstLine="720"/>
        <w:jc w:val="both"/>
        <w:rPr>
          <w:sz w:val="22"/>
          <w:szCs w:val="22"/>
          <w:lang w:val="ru-RU"/>
        </w:rPr>
      </w:pPr>
      <w:r w:rsidRPr="00665D86">
        <w:rPr>
          <w:sz w:val="22"/>
          <w:szCs w:val="22"/>
          <w:lang w:val="ru-RU"/>
        </w:rPr>
        <w:t>1.1</w:t>
      </w:r>
      <w:r w:rsidRPr="00665D86">
        <w:rPr>
          <w:sz w:val="22"/>
          <w:szCs w:val="22"/>
          <w:lang w:val="ru-RU"/>
        </w:rPr>
        <w:tab/>
        <w:t>Все термины, начинающиеся с большой буквы, если иное не определено для них, имеют то значение, которое определено для них в данном Соглашении.</w:t>
      </w:r>
    </w:p>
    <w:p w14:paraId="6CE6A5A9" w14:textId="1A01159F" w:rsidR="002E5764" w:rsidRPr="00F57167" w:rsidRDefault="00665D86" w:rsidP="002E5764">
      <w:pPr>
        <w:tabs>
          <w:tab w:val="left" w:pos="1134"/>
        </w:tabs>
        <w:ind w:firstLine="720"/>
        <w:jc w:val="both"/>
        <w:rPr>
          <w:rFonts w:ascii="Cambria" w:hAnsi="Cambria"/>
          <w:b/>
          <w:sz w:val="22"/>
          <w:szCs w:val="22"/>
          <w:lang w:val="uk-UA"/>
        </w:rPr>
      </w:pPr>
      <w:r w:rsidRPr="00665D86">
        <w:rPr>
          <w:sz w:val="22"/>
          <w:szCs w:val="22"/>
          <w:lang w:val="ru-RU"/>
        </w:rPr>
        <w:t>1.2</w:t>
      </w:r>
      <w:r w:rsidRPr="00665D86">
        <w:rPr>
          <w:sz w:val="22"/>
          <w:szCs w:val="22"/>
          <w:lang w:val="ru-RU"/>
        </w:rPr>
        <w:tab/>
        <w:t>Заголовки параграфов применяются в данном Соглашении исключительно для удобства и не контролируют и не влияют на значение или толкование любых терминов или положений данного Соглашения.</w:t>
      </w:r>
      <w:r w:rsidR="002E5764" w:rsidRPr="002E5764">
        <w:rPr>
          <w:sz w:val="22"/>
          <w:szCs w:val="22"/>
          <w:lang w:val="ru-RU"/>
        </w:rPr>
        <w:br/>
      </w:r>
      <w:r w:rsidR="002E5764" w:rsidRPr="002E5764">
        <w:rPr>
          <w:rFonts w:ascii="Cambria" w:hAnsi="Cambria"/>
          <w:sz w:val="22"/>
          <w:szCs w:val="22"/>
          <w:lang w:val="ru-RU"/>
        </w:rPr>
        <w:t xml:space="preserve">              </w:t>
      </w:r>
      <w:r w:rsidR="002E5764">
        <w:rPr>
          <w:rFonts w:ascii="Cambria" w:hAnsi="Cambria"/>
          <w:sz w:val="22"/>
          <w:szCs w:val="22"/>
          <w:lang w:val="ru-RU"/>
        </w:rPr>
        <w:t xml:space="preserve">1.2.1. </w:t>
      </w:r>
      <w:r w:rsidR="002E5764" w:rsidRPr="00F57167">
        <w:rPr>
          <w:rFonts w:ascii="Cambria" w:hAnsi="Cambria"/>
          <w:sz w:val="22"/>
          <w:szCs w:val="22"/>
          <w:lang w:val="ru-RU"/>
        </w:rPr>
        <w:t xml:space="preserve">Сторона, передающая Конфиденциальную информацию другой Стороне, далее именуется – </w:t>
      </w:r>
      <w:r w:rsidR="002E5764" w:rsidRPr="00F57167">
        <w:rPr>
          <w:rFonts w:ascii="Cambria" w:hAnsi="Cambria"/>
          <w:b/>
          <w:sz w:val="22"/>
          <w:szCs w:val="22"/>
          <w:lang w:val="ru-RU"/>
        </w:rPr>
        <w:t>«Раскрывающая Сторона»</w:t>
      </w:r>
      <w:r w:rsidR="002E5764" w:rsidRPr="00F57167">
        <w:rPr>
          <w:rFonts w:ascii="Cambria" w:hAnsi="Cambria"/>
          <w:sz w:val="22"/>
          <w:szCs w:val="22"/>
          <w:lang w:val="ru-RU"/>
        </w:rPr>
        <w:t xml:space="preserve">. Сторона, принимающая от Раскрывающей Стороны Конфиденциальную информацию, далее именуется – </w:t>
      </w:r>
      <w:r w:rsidR="002E5764" w:rsidRPr="00F57167">
        <w:rPr>
          <w:rFonts w:ascii="Cambria" w:hAnsi="Cambria"/>
          <w:b/>
          <w:sz w:val="22"/>
          <w:szCs w:val="22"/>
          <w:lang w:val="ru-RU"/>
        </w:rPr>
        <w:t>«Принимающая Сторона»</w:t>
      </w:r>
      <w:r w:rsidR="002E5764" w:rsidRPr="00F57167">
        <w:rPr>
          <w:rFonts w:ascii="Cambria" w:hAnsi="Cambria"/>
          <w:b/>
          <w:sz w:val="22"/>
          <w:szCs w:val="22"/>
          <w:lang w:val="uk-UA"/>
        </w:rPr>
        <w:t>.</w:t>
      </w:r>
    </w:p>
    <w:p w14:paraId="676E3CE1" w14:textId="77777777" w:rsidR="002E5764" w:rsidRPr="00857D4D" w:rsidRDefault="002E5764" w:rsidP="002E5764">
      <w:pPr>
        <w:tabs>
          <w:tab w:val="left" w:pos="0"/>
        </w:tabs>
        <w:ind w:firstLine="720"/>
        <w:jc w:val="both"/>
        <w:rPr>
          <w:rFonts w:ascii="Cambria" w:hAnsi="Cambria"/>
          <w:sz w:val="22"/>
          <w:szCs w:val="22"/>
          <w:lang w:val="ru-RU"/>
        </w:rPr>
      </w:pPr>
      <w:r w:rsidRPr="00F57167">
        <w:rPr>
          <w:rFonts w:ascii="Cambria" w:hAnsi="Cambria"/>
          <w:bCs/>
          <w:sz w:val="22"/>
          <w:szCs w:val="22"/>
          <w:lang w:val="uk-UA"/>
        </w:rPr>
        <w:t>1.</w:t>
      </w:r>
      <w:r>
        <w:rPr>
          <w:rFonts w:ascii="Cambria" w:hAnsi="Cambria"/>
          <w:bCs/>
          <w:sz w:val="22"/>
          <w:szCs w:val="22"/>
          <w:lang w:val="uk-UA"/>
        </w:rPr>
        <w:t>2.2.</w:t>
      </w:r>
      <w:r w:rsidRPr="00F57167">
        <w:rPr>
          <w:rFonts w:ascii="Cambria" w:hAnsi="Cambria"/>
          <w:b/>
          <w:sz w:val="22"/>
          <w:szCs w:val="22"/>
          <w:lang w:val="uk-UA"/>
        </w:rPr>
        <w:t xml:space="preserve"> </w:t>
      </w:r>
      <w:r w:rsidRPr="00F57167">
        <w:rPr>
          <w:rFonts w:ascii="Cambria" w:hAnsi="Cambria"/>
          <w:sz w:val="22"/>
          <w:szCs w:val="22"/>
          <w:lang w:val="ru-RU"/>
        </w:rPr>
        <w:t>Любая из Сторон Соглашения может выступать как в качестве Раскрывающей Стороны, так и в качестве Принимающей Стороны в соответствии с определениями, указанными в п. 1.</w:t>
      </w:r>
      <w:r>
        <w:rPr>
          <w:rFonts w:ascii="Cambria" w:hAnsi="Cambria"/>
          <w:sz w:val="22"/>
          <w:szCs w:val="22"/>
          <w:lang w:val="ru-RU"/>
        </w:rPr>
        <w:t>2</w:t>
      </w:r>
      <w:r w:rsidRPr="00F57167">
        <w:rPr>
          <w:rFonts w:ascii="Cambria" w:hAnsi="Cambria"/>
          <w:sz w:val="22"/>
          <w:szCs w:val="22"/>
          <w:lang w:val="ru-RU"/>
        </w:rPr>
        <w:t>.</w:t>
      </w:r>
      <w:r>
        <w:rPr>
          <w:rFonts w:ascii="Cambria" w:hAnsi="Cambria"/>
          <w:sz w:val="22"/>
          <w:szCs w:val="22"/>
          <w:lang w:val="ru-RU"/>
        </w:rPr>
        <w:t>1</w:t>
      </w:r>
      <w:r w:rsidRPr="00F57167">
        <w:rPr>
          <w:rFonts w:ascii="Cambria" w:hAnsi="Cambria"/>
          <w:sz w:val="22"/>
          <w:szCs w:val="22"/>
          <w:lang w:val="ru-RU"/>
        </w:rPr>
        <w:t xml:space="preserve"> настоящего Соглашения</w:t>
      </w:r>
    </w:p>
    <w:p w14:paraId="73880202" w14:textId="22AE2655" w:rsidR="00665D86" w:rsidRPr="00665D86" w:rsidRDefault="00665D86" w:rsidP="00BB617E">
      <w:pPr>
        <w:tabs>
          <w:tab w:val="left" w:pos="1134"/>
        </w:tabs>
        <w:ind w:firstLine="720"/>
        <w:jc w:val="both"/>
        <w:rPr>
          <w:sz w:val="22"/>
          <w:szCs w:val="22"/>
          <w:lang w:val="ru-RU"/>
        </w:rPr>
      </w:pPr>
      <w:r w:rsidRPr="00665D86">
        <w:rPr>
          <w:sz w:val="22"/>
          <w:szCs w:val="22"/>
          <w:lang w:val="ru-RU"/>
        </w:rPr>
        <w:t>1.3</w:t>
      </w:r>
      <w:r w:rsidRPr="00665D86">
        <w:rPr>
          <w:sz w:val="22"/>
          <w:szCs w:val="22"/>
          <w:lang w:val="ru-RU"/>
        </w:rPr>
        <w:tab/>
        <w:t>«Конфиденциальная Информация» - это все данные и/или информация в письменном и/или электронном виде и/или знания, включая, но, не ограничиваясь,  документацию, диаграммы, рисунки, графики, модели, спецификации, технологии, программное обеспечение, программы, расчеты, принадлежащие и/или разработанные другой Стороной, и/или деятельность другой Стороны, включая, но не ограничиваясь, действительный или запланированный бизнес или маркетинговые методы, планы и стратегии, и/или торговые секреты, профессиональные тайны, и/или соотносящиеся действительные или запланированные операции и/или переговоры и любую другую информацию, которая стала известна другой Стороне в соответствии с данным Соглашением; на условиях, что информация, которая раскрывается Стороной, которая передает информацию (далее «Раскрывающая Сторона»), в письменной или любой другой материальной форме считается Конфиденциальной Информацией для Стороны, получающей информацию (далее «</w:t>
      </w:r>
      <w:r w:rsidR="002E5764">
        <w:rPr>
          <w:rFonts w:ascii="Cambria" w:hAnsi="Cambria"/>
          <w:sz w:val="22"/>
          <w:szCs w:val="22"/>
          <w:lang w:val="ru-RU"/>
        </w:rPr>
        <w:t>Принимающая</w:t>
      </w:r>
      <w:r w:rsidR="002E5764" w:rsidRPr="00857D4D">
        <w:rPr>
          <w:rFonts w:ascii="Cambria" w:hAnsi="Cambria"/>
          <w:sz w:val="22"/>
          <w:szCs w:val="22"/>
          <w:lang w:val="ru-RU"/>
        </w:rPr>
        <w:t xml:space="preserve"> </w:t>
      </w:r>
      <w:r w:rsidRPr="00665D86">
        <w:rPr>
          <w:sz w:val="22"/>
          <w:szCs w:val="22"/>
          <w:lang w:val="ru-RU"/>
        </w:rPr>
        <w:t>Сторона»), только в том случае, если прямо указывается, что такая информация является «Конфиденциальной», «Собственной» или содержится подобная ссылка. Информация, которая раскрывается в устной форме, считается Конфиденциальной Информацией в том случае, если: 1) она определена как собственная, конфиденциальная или подобным образом в момент раскрытия, и 2) этот статус информации подтвержден в письменной форме в течение 30 (тридцати) дней с момента ее раскрытия. Конфиденциальная Информация, раскрытая Получающей Стороне любым представителем или филиалом Раскрывающей Стороны на условиях договора, является предметом данного Соглашения.</w:t>
      </w:r>
    </w:p>
    <w:p w14:paraId="43C1EBCE" w14:textId="77777777" w:rsidR="00665D86" w:rsidRPr="00665D86" w:rsidRDefault="00665D86" w:rsidP="00665D86">
      <w:pPr>
        <w:jc w:val="both"/>
        <w:rPr>
          <w:sz w:val="22"/>
          <w:szCs w:val="22"/>
          <w:lang w:val="ru-RU"/>
        </w:rPr>
      </w:pPr>
    </w:p>
    <w:p w14:paraId="01801907" w14:textId="77777777" w:rsidR="00665D86" w:rsidRPr="00BB617E" w:rsidRDefault="00665D86" w:rsidP="00BB617E">
      <w:pPr>
        <w:jc w:val="center"/>
        <w:rPr>
          <w:b/>
          <w:sz w:val="22"/>
          <w:szCs w:val="22"/>
          <w:lang w:val="ru-RU"/>
        </w:rPr>
      </w:pPr>
      <w:r w:rsidRPr="00BB617E">
        <w:rPr>
          <w:b/>
          <w:sz w:val="22"/>
          <w:szCs w:val="22"/>
          <w:lang w:val="ru-RU"/>
        </w:rPr>
        <w:t>2. ЦЕЛЬ</w:t>
      </w:r>
    </w:p>
    <w:p w14:paraId="2A4CD731" w14:textId="07B0C8B1" w:rsidR="00665D86" w:rsidRPr="00665D86" w:rsidRDefault="002E5764" w:rsidP="00BB617E">
      <w:pPr>
        <w:ind w:firstLine="720"/>
        <w:jc w:val="both"/>
        <w:rPr>
          <w:sz w:val="22"/>
          <w:szCs w:val="22"/>
          <w:lang w:val="ru-RU"/>
        </w:rPr>
      </w:pPr>
      <w:r>
        <w:rPr>
          <w:rFonts w:ascii="Cambria" w:hAnsi="Cambria"/>
          <w:sz w:val="22"/>
          <w:szCs w:val="22"/>
          <w:lang w:val="ru-RU"/>
        </w:rPr>
        <w:t>Принимающая</w:t>
      </w:r>
      <w:r w:rsidRPr="00857D4D">
        <w:rPr>
          <w:rFonts w:ascii="Cambria" w:hAnsi="Cambria"/>
          <w:sz w:val="22"/>
          <w:szCs w:val="22"/>
          <w:lang w:val="ru-RU"/>
        </w:rPr>
        <w:t xml:space="preserve"> </w:t>
      </w:r>
      <w:r w:rsidR="00665D86" w:rsidRPr="00665D86">
        <w:rPr>
          <w:sz w:val="22"/>
          <w:szCs w:val="22"/>
          <w:lang w:val="ru-RU"/>
        </w:rPr>
        <w:t>Сторона может использовать Конфиденциальную Информацию исключительно в рамках достижения целей (далее «Цель») и выполнения обязательств в соответствии с договорами, заключенными между Сторонами.</w:t>
      </w:r>
    </w:p>
    <w:p w14:paraId="60E84EBD" w14:textId="77777777" w:rsidR="00665D86" w:rsidRPr="00665D86" w:rsidRDefault="00665D86" w:rsidP="00665D86">
      <w:pPr>
        <w:jc w:val="both"/>
        <w:rPr>
          <w:sz w:val="22"/>
          <w:szCs w:val="22"/>
          <w:lang w:val="ru-RU"/>
        </w:rPr>
      </w:pPr>
    </w:p>
    <w:p w14:paraId="4B218921" w14:textId="77777777" w:rsidR="00665D86" w:rsidRPr="00BB617E" w:rsidRDefault="00665D86" w:rsidP="00BB617E">
      <w:pPr>
        <w:jc w:val="center"/>
        <w:rPr>
          <w:b/>
          <w:sz w:val="22"/>
          <w:szCs w:val="22"/>
          <w:lang w:val="ru-RU"/>
        </w:rPr>
      </w:pPr>
      <w:r w:rsidRPr="00BB617E">
        <w:rPr>
          <w:b/>
          <w:sz w:val="22"/>
          <w:szCs w:val="22"/>
          <w:lang w:val="ru-RU"/>
        </w:rPr>
        <w:t>3. РАСКРЫТИЕ</w:t>
      </w:r>
    </w:p>
    <w:p w14:paraId="7714BD75" w14:textId="77777777" w:rsidR="002E5764" w:rsidRDefault="002E5764" w:rsidP="002E5764">
      <w:pPr>
        <w:ind w:firstLine="720"/>
        <w:jc w:val="both"/>
        <w:rPr>
          <w:rFonts w:ascii="Cambria" w:hAnsi="Cambria"/>
          <w:sz w:val="22"/>
          <w:szCs w:val="22"/>
          <w:lang w:val="ru-RU"/>
        </w:rPr>
      </w:pPr>
      <w:r>
        <w:rPr>
          <w:rFonts w:ascii="Cambria" w:hAnsi="Cambria"/>
          <w:sz w:val="22"/>
          <w:szCs w:val="22"/>
          <w:lang w:val="ru-RU"/>
        </w:rPr>
        <w:t>Принимающая</w:t>
      </w:r>
      <w:r w:rsidRPr="00857D4D">
        <w:rPr>
          <w:rFonts w:ascii="Cambria" w:hAnsi="Cambria"/>
          <w:sz w:val="22"/>
          <w:szCs w:val="22"/>
          <w:lang w:val="ru-RU"/>
        </w:rPr>
        <w:t xml:space="preserve"> Сторона не раскрывает Конфиденциальную Информацию любой третьей стороне, за исключением собственных работников, работников обособленных структурных подразделений, подрядчиков или дочерних предприятий, которым необходим доступ и знания о Конфиденциальной Информации только в рамках предварительно определенной Цели. С целью обеспечения невозможности несанкционированного использования или раскрытия Конфиденциальной Информации </w:t>
      </w:r>
      <w:r>
        <w:rPr>
          <w:rFonts w:ascii="Cambria" w:hAnsi="Cambria"/>
          <w:sz w:val="22"/>
          <w:szCs w:val="22"/>
          <w:lang w:val="ru-RU"/>
        </w:rPr>
        <w:t>Принимающая</w:t>
      </w:r>
      <w:r w:rsidRPr="00857D4D">
        <w:rPr>
          <w:rFonts w:ascii="Cambria" w:hAnsi="Cambria"/>
          <w:sz w:val="22"/>
          <w:szCs w:val="22"/>
          <w:lang w:val="ru-RU"/>
        </w:rPr>
        <w:t xml:space="preserve"> Сторона обязана предварительно до раскрытия Конфиденциальной Информации заключить с такими работниками, подрядчиками и дочерними </w:t>
      </w:r>
      <w:r w:rsidRPr="00857D4D">
        <w:rPr>
          <w:rFonts w:ascii="Cambria" w:hAnsi="Cambria"/>
          <w:sz w:val="22"/>
          <w:szCs w:val="22"/>
          <w:lang w:val="ru-RU"/>
        </w:rPr>
        <w:lastRenderedPageBreak/>
        <w:t xml:space="preserve">предприятиями соглашения о неразглашении информации, содержащие обязательства такой же степени строгости, как и обязательства данного Соглашения. </w:t>
      </w:r>
    </w:p>
    <w:p w14:paraId="0D52AEC4" w14:textId="49C5735C" w:rsidR="00665D86" w:rsidRPr="00231E16" w:rsidRDefault="002E5764" w:rsidP="002E5764">
      <w:pPr>
        <w:jc w:val="both"/>
        <w:rPr>
          <w:sz w:val="22"/>
          <w:szCs w:val="22"/>
          <w:lang w:val="ru-RU"/>
          <w:rPrChange w:id="1" w:author="Artur Skrebets" w:date="2026-02-06T20:39:00Z" w16du:dateUtc="2026-02-06T15:39:00Z">
            <w:rPr>
              <w:sz w:val="22"/>
              <w:szCs w:val="22"/>
            </w:rPr>
          </w:rPrChange>
        </w:rPr>
      </w:pPr>
      <w:r w:rsidRPr="00857D4D">
        <w:rPr>
          <w:rFonts w:ascii="Cambria" w:hAnsi="Cambria"/>
          <w:sz w:val="22"/>
          <w:szCs w:val="22"/>
          <w:lang w:val="ru-RU"/>
        </w:rPr>
        <w:t xml:space="preserve">Любая из Сторон данного Соглашения вправе раскрыть Конфиденциальную Информацию и при этом не будет нести за это никакой ответственности, если такое раскрытие произведено по требованию компетентного органа в случаях и в порядке, оговоренном нормами действующего законодательства Республики Узбекистан. При этом, </w:t>
      </w:r>
      <w:r>
        <w:rPr>
          <w:rFonts w:ascii="Cambria" w:hAnsi="Cambria"/>
          <w:sz w:val="22"/>
          <w:szCs w:val="22"/>
          <w:lang w:val="ru-RU"/>
        </w:rPr>
        <w:t xml:space="preserve">в случаях если раскрытие осуществляется Принимающей Стороной, то она </w:t>
      </w:r>
      <w:r w:rsidRPr="00857D4D">
        <w:rPr>
          <w:rFonts w:ascii="Cambria" w:hAnsi="Cambria"/>
          <w:sz w:val="22"/>
          <w:szCs w:val="22"/>
          <w:lang w:val="ru-RU"/>
        </w:rPr>
        <w:t xml:space="preserve">должна уведомить </w:t>
      </w:r>
      <w:r>
        <w:rPr>
          <w:rFonts w:ascii="Cambria" w:hAnsi="Cambria"/>
          <w:sz w:val="22"/>
          <w:szCs w:val="22"/>
          <w:lang w:val="ru-RU"/>
        </w:rPr>
        <w:t xml:space="preserve">Раскрывающею </w:t>
      </w:r>
      <w:r w:rsidRPr="00857D4D">
        <w:rPr>
          <w:rFonts w:ascii="Cambria" w:hAnsi="Cambria"/>
          <w:sz w:val="22"/>
          <w:szCs w:val="22"/>
          <w:lang w:val="ru-RU"/>
        </w:rPr>
        <w:t xml:space="preserve">Сторону о раскрытии Конфиденциальной Информации в течение 5 (пяти) </w:t>
      </w:r>
      <w:r>
        <w:rPr>
          <w:rFonts w:ascii="Cambria" w:hAnsi="Cambria"/>
          <w:sz w:val="22"/>
          <w:szCs w:val="22"/>
          <w:lang w:val="ru-RU"/>
        </w:rPr>
        <w:t>рабочих</w:t>
      </w:r>
      <w:r w:rsidRPr="00857D4D">
        <w:rPr>
          <w:rFonts w:ascii="Cambria" w:hAnsi="Cambria"/>
          <w:sz w:val="22"/>
          <w:szCs w:val="22"/>
          <w:lang w:val="ru-RU"/>
        </w:rPr>
        <w:t xml:space="preserve"> дней с момента такого раскрытия.</w:t>
      </w:r>
      <w:r w:rsidRPr="00231E16">
        <w:rPr>
          <w:rFonts w:ascii="Cambria" w:hAnsi="Cambria"/>
          <w:sz w:val="22"/>
          <w:szCs w:val="22"/>
          <w:lang w:val="ru-RU"/>
          <w:rPrChange w:id="2" w:author="Artur Skrebets" w:date="2026-02-06T20:39:00Z" w16du:dateUtc="2026-02-06T15:39:00Z">
            <w:rPr>
              <w:rFonts w:ascii="Cambria" w:hAnsi="Cambria"/>
              <w:sz w:val="22"/>
              <w:szCs w:val="22"/>
            </w:rPr>
          </w:rPrChange>
        </w:rPr>
        <w:br/>
      </w:r>
    </w:p>
    <w:p w14:paraId="38074D1A" w14:textId="77777777" w:rsidR="00665D86" w:rsidRPr="00BB617E" w:rsidRDefault="00665D86" w:rsidP="00BB617E">
      <w:pPr>
        <w:jc w:val="center"/>
        <w:rPr>
          <w:b/>
          <w:sz w:val="22"/>
          <w:szCs w:val="22"/>
          <w:lang w:val="ru-RU"/>
        </w:rPr>
      </w:pPr>
      <w:r w:rsidRPr="00BB617E">
        <w:rPr>
          <w:b/>
          <w:sz w:val="22"/>
          <w:szCs w:val="22"/>
          <w:lang w:val="ru-RU"/>
        </w:rPr>
        <w:t>4. ИСКЛЮЧЕНИЯ КАСАТЕЛЬНО КОНФИДЕНЦИАЛЬНОЙ ИНФОРМАЦИИ.</w:t>
      </w:r>
    </w:p>
    <w:p w14:paraId="1C0CA02F" w14:textId="77777777" w:rsidR="002E5764" w:rsidRPr="00857D4D" w:rsidRDefault="002E5764" w:rsidP="002E5764">
      <w:pPr>
        <w:ind w:firstLine="720"/>
        <w:jc w:val="both"/>
        <w:rPr>
          <w:rFonts w:ascii="Cambria" w:hAnsi="Cambria"/>
          <w:sz w:val="22"/>
          <w:szCs w:val="22"/>
          <w:lang w:val="ru-RU"/>
        </w:rPr>
      </w:pPr>
      <w:r>
        <w:rPr>
          <w:rFonts w:ascii="Cambria" w:hAnsi="Cambria"/>
          <w:sz w:val="22"/>
          <w:szCs w:val="22"/>
          <w:lang w:val="ru-RU"/>
        </w:rPr>
        <w:t>Принимающая</w:t>
      </w:r>
      <w:r w:rsidRPr="00857D4D">
        <w:rPr>
          <w:rFonts w:ascii="Cambria" w:hAnsi="Cambria"/>
          <w:sz w:val="22"/>
          <w:szCs w:val="22"/>
          <w:lang w:val="ru-RU"/>
        </w:rPr>
        <w:t xml:space="preserve"> Сторона не несет обязательств в отношении информации, которая:</w:t>
      </w:r>
    </w:p>
    <w:p w14:paraId="2B69EB70" w14:textId="77777777" w:rsidR="002E5764" w:rsidRPr="00857D4D" w:rsidRDefault="002E5764" w:rsidP="002E5764">
      <w:pPr>
        <w:ind w:firstLine="720"/>
        <w:jc w:val="both"/>
        <w:rPr>
          <w:rFonts w:ascii="Cambria" w:hAnsi="Cambria"/>
          <w:sz w:val="22"/>
          <w:szCs w:val="22"/>
          <w:lang w:val="ru-RU"/>
        </w:rPr>
      </w:pPr>
      <w:r w:rsidRPr="00857D4D">
        <w:rPr>
          <w:rFonts w:ascii="Cambria" w:hAnsi="Cambria"/>
          <w:sz w:val="22"/>
          <w:szCs w:val="22"/>
          <w:lang w:val="ru-RU"/>
        </w:rPr>
        <w:t xml:space="preserve">(і) по праву принадлежала или была известна </w:t>
      </w:r>
      <w:r>
        <w:rPr>
          <w:rFonts w:ascii="Cambria" w:hAnsi="Cambria"/>
          <w:sz w:val="22"/>
          <w:szCs w:val="22"/>
          <w:lang w:val="ru-RU"/>
        </w:rPr>
        <w:t>Принимающей</w:t>
      </w:r>
      <w:r w:rsidRPr="00857D4D">
        <w:rPr>
          <w:rFonts w:ascii="Cambria" w:hAnsi="Cambria"/>
          <w:sz w:val="22"/>
          <w:szCs w:val="22"/>
          <w:lang w:val="ru-RU"/>
        </w:rPr>
        <w:t xml:space="preserve"> Стороне без каких-либо обязательств конфиденциальности до момента ее получения от Раскрывающей Стороны;</w:t>
      </w:r>
    </w:p>
    <w:p w14:paraId="197A02A7" w14:textId="77777777" w:rsidR="002E5764" w:rsidRPr="00857D4D" w:rsidRDefault="002E5764" w:rsidP="002E5764">
      <w:pPr>
        <w:ind w:firstLine="720"/>
        <w:jc w:val="both"/>
        <w:rPr>
          <w:rFonts w:ascii="Cambria" w:hAnsi="Cambria"/>
          <w:sz w:val="22"/>
          <w:szCs w:val="22"/>
          <w:lang w:val="ru-RU"/>
        </w:rPr>
      </w:pPr>
      <w:r w:rsidRPr="00857D4D">
        <w:rPr>
          <w:rFonts w:ascii="Cambria" w:hAnsi="Cambria"/>
          <w:sz w:val="22"/>
          <w:szCs w:val="22"/>
          <w:lang w:val="ru-RU"/>
        </w:rPr>
        <w:t>(іі) является или в последствии становится юридически и публично доступной без нарушения данного Соглашения;</w:t>
      </w:r>
    </w:p>
    <w:p w14:paraId="78C487C6" w14:textId="77777777" w:rsidR="002E5764" w:rsidRPr="00857D4D" w:rsidRDefault="002E5764" w:rsidP="002E5764">
      <w:pPr>
        <w:ind w:firstLine="720"/>
        <w:jc w:val="both"/>
        <w:rPr>
          <w:rFonts w:ascii="Cambria" w:hAnsi="Cambria"/>
          <w:sz w:val="22"/>
          <w:szCs w:val="22"/>
          <w:lang w:val="ru-RU"/>
        </w:rPr>
      </w:pPr>
      <w:r w:rsidRPr="00857D4D">
        <w:rPr>
          <w:rFonts w:ascii="Cambria" w:hAnsi="Cambria"/>
          <w:sz w:val="22"/>
          <w:szCs w:val="22"/>
          <w:lang w:val="ru-RU"/>
        </w:rPr>
        <w:t xml:space="preserve">(ііі) является полученной </w:t>
      </w:r>
      <w:r>
        <w:rPr>
          <w:rFonts w:ascii="Cambria" w:hAnsi="Cambria"/>
          <w:sz w:val="22"/>
          <w:szCs w:val="22"/>
          <w:lang w:val="ru-RU"/>
        </w:rPr>
        <w:t>Принимающей</w:t>
      </w:r>
      <w:r w:rsidRPr="00857D4D">
        <w:rPr>
          <w:rFonts w:ascii="Cambria" w:hAnsi="Cambria"/>
          <w:sz w:val="22"/>
          <w:szCs w:val="22"/>
          <w:lang w:val="ru-RU"/>
        </w:rPr>
        <w:t xml:space="preserve"> Стороной на соответствующих основаниях из источника, не являющегося Раскрывающей Стороной, без каких-либо обязательств конфиденциальности;</w:t>
      </w:r>
    </w:p>
    <w:p w14:paraId="26999F3B" w14:textId="77777777" w:rsidR="002E5764" w:rsidRPr="00857D4D" w:rsidRDefault="002E5764" w:rsidP="002E5764">
      <w:pPr>
        <w:ind w:firstLine="720"/>
        <w:jc w:val="both"/>
        <w:rPr>
          <w:rFonts w:ascii="Cambria" w:hAnsi="Cambria"/>
          <w:sz w:val="22"/>
          <w:szCs w:val="22"/>
          <w:lang w:val="ru-RU"/>
        </w:rPr>
      </w:pPr>
      <w:r w:rsidRPr="00857D4D">
        <w:rPr>
          <w:rFonts w:ascii="Cambria" w:hAnsi="Cambria"/>
          <w:sz w:val="22"/>
          <w:szCs w:val="22"/>
          <w:lang w:val="ru-RU"/>
        </w:rPr>
        <w:t>(</w:t>
      </w:r>
      <w:r w:rsidRPr="00857D4D">
        <w:rPr>
          <w:rFonts w:ascii="Cambria" w:hAnsi="Cambria"/>
          <w:sz w:val="22"/>
          <w:szCs w:val="22"/>
        </w:rPr>
        <w:t>iv</w:t>
      </w:r>
      <w:r w:rsidRPr="00857D4D">
        <w:rPr>
          <w:rFonts w:ascii="Cambria" w:hAnsi="Cambria"/>
          <w:sz w:val="22"/>
          <w:szCs w:val="22"/>
          <w:lang w:val="ru-RU"/>
        </w:rPr>
        <w:t xml:space="preserve">) разработана </w:t>
      </w:r>
      <w:r>
        <w:rPr>
          <w:rFonts w:ascii="Cambria" w:hAnsi="Cambria"/>
          <w:sz w:val="22"/>
          <w:szCs w:val="22"/>
          <w:lang w:val="ru-RU"/>
        </w:rPr>
        <w:t>Принимающей</w:t>
      </w:r>
      <w:r w:rsidRPr="00857D4D">
        <w:rPr>
          <w:rFonts w:ascii="Cambria" w:hAnsi="Cambria"/>
          <w:sz w:val="22"/>
          <w:szCs w:val="22"/>
          <w:lang w:val="ru-RU"/>
        </w:rPr>
        <w:t xml:space="preserve"> Стороной или для </w:t>
      </w:r>
      <w:r>
        <w:rPr>
          <w:rFonts w:ascii="Cambria" w:hAnsi="Cambria"/>
          <w:sz w:val="22"/>
          <w:szCs w:val="22"/>
          <w:lang w:val="ru-RU"/>
        </w:rPr>
        <w:t>Принимающей</w:t>
      </w:r>
      <w:r w:rsidRPr="00857D4D">
        <w:rPr>
          <w:rFonts w:ascii="Cambria" w:hAnsi="Cambria"/>
          <w:sz w:val="22"/>
          <w:szCs w:val="22"/>
          <w:lang w:val="ru-RU"/>
        </w:rPr>
        <w:t xml:space="preserve"> Стороны без использования Конфиденциальной Информации, и такая независимая разработка может быть подтверждена документально; </w:t>
      </w:r>
    </w:p>
    <w:p w14:paraId="6E7E6E47" w14:textId="77777777" w:rsidR="002E5764" w:rsidRPr="00857D4D" w:rsidRDefault="002E5764" w:rsidP="002E5764">
      <w:pPr>
        <w:ind w:firstLine="720"/>
        <w:jc w:val="both"/>
        <w:rPr>
          <w:rFonts w:ascii="Cambria" w:hAnsi="Cambria"/>
          <w:sz w:val="22"/>
          <w:szCs w:val="22"/>
          <w:lang w:val="ru-RU"/>
        </w:rPr>
      </w:pPr>
      <w:r w:rsidRPr="00857D4D">
        <w:rPr>
          <w:rFonts w:ascii="Cambria" w:hAnsi="Cambria"/>
          <w:sz w:val="22"/>
          <w:szCs w:val="22"/>
          <w:lang w:val="ru-RU"/>
        </w:rPr>
        <w:t>(</w:t>
      </w:r>
      <w:r w:rsidRPr="00857D4D">
        <w:rPr>
          <w:rFonts w:ascii="Cambria" w:hAnsi="Cambria"/>
          <w:sz w:val="22"/>
          <w:szCs w:val="22"/>
        </w:rPr>
        <w:t>v</w:t>
      </w:r>
      <w:r w:rsidRPr="00857D4D">
        <w:rPr>
          <w:rFonts w:ascii="Cambria" w:hAnsi="Cambria"/>
          <w:sz w:val="22"/>
          <w:szCs w:val="22"/>
          <w:lang w:val="ru-RU"/>
        </w:rPr>
        <w:t xml:space="preserve">) становится доступной </w:t>
      </w:r>
      <w:r>
        <w:rPr>
          <w:rFonts w:ascii="Cambria" w:hAnsi="Cambria"/>
          <w:sz w:val="22"/>
          <w:szCs w:val="22"/>
          <w:lang w:val="ru-RU"/>
        </w:rPr>
        <w:t>Принимающей</w:t>
      </w:r>
      <w:r w:rsidRPr="00857D4D">
        <w:rPr>
          <w:rFonts w:ascii="Cambria" w:hAnsi="Cambria"/>
          <w:sz w:val="22"/>
          <w:szCs w:val="22"/>
          <w:lang w:val="ru-RU"/>
        </w:rPr>
        <w:t xml:space="preserve"> Стороне в результате полностью законного исследования и анализа продукции, предоставленной для продажи;</w:t>
      </w:r>
    </w:p>
    <w:p w14:paraId="03597D74" w14:textId="77777777" w:rsidR="002E5764" w:rsidRPr="00857D4D" w:rsidRDefault="002E5764" w:rsidP="002E5764">
      <w:pPr>
        <w:ind w:firstLine="720"/>
        <w:jc w:val="both"/>
        <w:rPr>
          <w:rFonts w:ascii="Cambria" w:hAnsi="Cambria"/>
          <w:sz w:val="22"/>
          <w:szCs w:val="22"/>
          <w:lang w:val="ru-RU"/>
        </w:rPr>
      </w:pPr>
      <w:r w:rsidRPr="00857D4D">
        <w:rPr>
          <w:rFonts w:ascii="Cambria" w:hAnsi="Cambria"/>
          <w:sz w:val="22"/>
          <w:szCs w:val="22"/>
          <w:lang w:val="ru-RU"/>
        </w:rPr>
        <w:t>(</w:t>
      </w:r>
      <w:r w:rsidRPr="00857D4D">
        <w:rPr>
          <w:rFonts w:ascii="Cambria" w:hAnsi="Cambria"/>
          <w:sz w:val="22"/>
          <w:szCs w:val="22"/>
        </w:rPr>
        <w:t>vi</w:t>
      </w:r>
      <w:r w:rsidRPr="00857D4D">
        <w:rPr>
          <w:rFonts w:ascii="Cambria" w:hAnsi="Cambria"/>
          <w:sz w:val="22"/>
          <w:szCs w:val="22"/>
          <w:lang w:val="ru-RU"/>
        </w:rPr>
        <w:t xml:space="preserve">) передается </w:t>
      </w:r>
      <w:r w:rsidRPr="007E7D49">
        <w:rPr>
          <w:rFonts w:ascii="Cambria" w:hAnsi="Cambria"/>
          <w:sz w:val="22"/>
          <w:szCs w:val="22"/>
          <w:lang w:val="ru-RU"/>
        </w:rPr>
        <w:t>Получающей</w:t>
      </w:r>
      <w:r w:rsidRPr="00F65E4C">
        <w:rPr>
          <w:rFonts w:ascii="Cambria" w:hAnsi="Cambria"/>
          <w:sz w:val="22"/>
          <w:szCs w:val="22"/>
          <w:lang w:val="ru-RU"/>
        </w:rPr>
        <w:t xml:space="preserve"> </w:t>
      </w:r>
      <w:r w:rsidRPr="00857D4D">
        <w:rPr>
          <w:rFonts w:ascii="Cambria" w:hAnsi="Cambria"/>
          <w:sz w:val="22"/>
          <w:szCs w:val="22"/>
          <w:lang w:val="ru-RU"/>
        </w:rPr>
        <w:t xml:space="preserve">Стороной после получения письменного уведомления от </w:t>
      </w:r>
      <w:r w:rsidRPr="007E7D49">
        <w:rPr>
          <w:rFonts w:ascii="Cambria" w:hAnsi="Cambria"/>
          <w:sz w:val="22"/>
          <w:szCs w:val="22"/>
          <w:lang w:val="ru-RU"/>
        </w:rPr>
        <w:t>Раскрывающей</w:t>
      </w:r>
      <w:r w:rsidRPr="00857D4D">
        <w:rPr>
          <w:rFonts w:ascii="Cambria" w:hAnsi="Cambria"/>
          <w:sz w:val="22"/>
          <w:szCs w:val="22"/>
          <w:lang w:val="ru-RU"/>
        </w:rPr>
        <w:t xml:space="preserve"> Стороны. </w:t>
      </w:r>
    </w:p>
    <w:p w14:paraId="4A71E055" w14:textId="77777777" w:rsidR="00665D86" w:rsidRPr="00665D86" w:rsidRDefault="00665D86" w:rsidP="00665D86">
      <w:pPr>
        <w:jc w:val="both"/>
        <w:rPr>
          <w:sz w:val="22"/>
          <w:szCs w:val="22"/>
          <w:lang w:val="ru-RU"/>
        </w:rPr>
      </w:pPr>
    </w:p>
    <w:p w14:paraId="0DB7F06D" w14:textId="77777777" w:rsidR="00665D86" w:rsidRPr="00BB617E" w:rsidRDefault="00665D86" w:rsidP="00BB617E">
      <w:pPr>
        <w:jc w:val="center"/>
        <w:rPr>
          <w:b/>
          <w:sz w:val="22"/>
          <w:szCs w:val="22"/>
          <w:lang w:val="ru-RU"/>
        </w:rPr>
      </w:pPr>
      <w:r w:rsidRPr="00BB617E">
        <w:rPr>
          <w:b/>
          <w:sz w:val="22"/>
          <w:szCs w:val="22"/>
          <w:lang w:val="ru-RU"/>
        </w:rPr>
        <w:t>5. ВОЗВРАТ КОНФИДЕНЦИАЛЬНОЙ ИНФОРМАЦИИ</w:t>
      </w:r>
    </w:p>
    <w:p w14:paraId="648F4D61" w14:textId="50E60E1D" w:rsidR="00665D86" w:rsidRPr="00665D86" w:rsidRDefault="002E5764" w:rsidP="00BB617E">
      <w:pPr>
        <w:ind w:firstLine="720"/>
        <w:jc w:val="both"/>
        <w:rPr>
          <w:sz w:val="22"/>
          <w:szCs w:val="22"/>
          <w:lang w:val="ru-RU"/>
        </w:rPr>
      </w:pPr>
      <w:r>
        <w:rPr>
          <w:rFonts w:ascii="Cambria" w:hAnsi="Cambria"/>
          <w:sz w:val="22"/>
          <w:szCs w:val="22"/>
          <w:lang w:val="ru-RU"/>
        </w:rPr>
        <w:t>Принимающая</w:t>
      </w:r>
      <w:r w:rsidRPr="00857D4D">
        <w:rPr>
          <w:rFonts w:ascii="Cambria" w:hAnsi="Cambria"/>
          <w:sz w:val="22"/>
          <w:szCs w:val="22"/>
          <w:lang w:val="ru-RU"/>
        </w:rPr>
        <w:t xml:space="preserve"> </w:t>
      </w:r>
      <w:r w:rsidR="00665D86" w:rsidRPr="00665D86">
        <w:rPr>
          <w:sz w:val="22"/>
          <w:szCs w:val="22"/>
          <w:lang w:val="ru-RU"/>
        </w:rPr>
        <w:t xml:space="preserve">Сторона может использовать Конфиденциальную Информацию столько времени, сколько необходимо для достижения Цели, для достижения которой открывалась вышеуказанная информация, но, в любом случае, с учетом нижеследующего. После получения от Раскрывающей Стороны письменного требования </w:t>
      </w:r>
      <w:r>
        <w:rPr>
          <w:rFonts w:ascii="Cambria" w:hAnsi="Cambria"/>
          <w:sz w:val="22"/>
          <w:szCs w:val="22"/>
          <w:lang w:val="ru-RU"/>
        </w:rPr>
        <w:t>Принимающая</w:t>
      </w:r>
      <w:r w:rsidRPr="00857D4D">
        <w:rPr>
          <w:rFonts w:ascii="Cambria" w:hAnsi="Cambria"/>
          <w:sz w:val="22"/>
          <w:szCs w:val="22"/>
          <w:lang w:val="ru-RU"/>
        </w:rPr>
        <w:t xml:space="preserve"> </w:t>
      </w:r>
      <w:r w:rsidR="00665D86" w:rsidRPr="00665D86">
        <w:rPr>
          <w:sz w:val="22"/>
          <w:szCs w:val="22"/>
          <w:lang w:val="ru-RU"/>
        </w:rPr>
        <w:t>Сторона: (і) прекращает использование Конфиденциальной Информации; (іі) возвращает Конфиденциальную Информацию и все копии, записи и выдержки из нее Раскрывающей Стороне в течение 10 (десяти) дней после получения требования; и (ііі) после требования Раскрывающей Стороны подтверждает в письменной форме выполнение обязательств, изложенных в данном пункте.</w:t>
      </w:r>
      <w:r w:rsidR="00C71F3C">
        <w:rPr>
          <w:sz w:val="22"/>
          <w:szCs w:val="22"/>
          <w:lang w:val="ru-RU"/>
        </w:rPr>
        <w:t xml:space="preserve"> </w:t>
      </w:r>
    </w:p>
    <w:p w14:paraId="68985C86" w14:textId="77777777" w:rsidR="00665D86" w:rsidRPr="00665D86" w:rsidRDefault="00665D86" w:rsidP="00665D86">
      <w:pPr>
        <w:jc w:val="both"/>
        <w:rPr>
          <w:sz w:val="22"/>
          <w:szCs w:val="22"/>
          <w:lang w:val="ru-RU"/>
        </w:rPr>
      </w:pPr>
    </w:p>
    <w:p w14:paraId="38227C2A" w14:textId="77777777" w:rsidR="00665D86" w:rsidRPr="00665D86" w:rsidRDefault="00665D86" w:rsidP="00665D86">
      <w:pPr>
        <w:jc w:val="both"/>
        <w:rPr>
          <w:sz w:val="22"/>
          <w:szCs w:val="22"/>
          <w:lang w:val="ru-RU"/>
        </w:rPr>
      </w:pPr>
    </w:p>
    <w:p w14:paraId="1E0217EC" w14:textId="77777777" w:rsidR="00665D86" w:rsidRPr="007E047A" w:rsidRDefault="00665D86" w:rsidP="007E047A">
      <w:pPr>
        <w:jc w:val="center"/>
        <w:rPr>
          <w:b/>
          <w:sz w:val="22"/>
          <w:szCs w:val="22"/>
          <w:lang w:val="ru-RU"/>
        </w:rPr>
      </w:pPr>
      <w:r w:rsidRPr="007E047A">
        <w:rPr>
          <w:b/>
          <w:sz w:val="22"/>
          <w:szCs w:val="22"/>
          <w:lang w:val="ru-RU"/>
        </w:rPr>
        <w:t>7. ОТСУТСТВИЕ ЛИЦЕНЗИЙ</w:t>
      </w:r>
    </w:p>
    <w:p w14:paraId="515C8935" w14:textId="77777777" w:rsidR="00665D86" w:rsidRPr="00665D86" w:rsidRDefault="00665D86" w:rsidP="00BB617E">
      <w:pPr>
        <w:ind w:firstLine="720"/>
        <w:jc w:val="both"/>
        <w:rPr>
          <w:sz w:val="22"/>
          <w:szCs w:val="22"/>
          <w:lang w:val="ru-RU"/>
        </w:rPr>
      </w:pPr>
      <w:r w:rsidRPr="00665D86">
        <w:rPr>
          <w:sz w:val="22"/>
          <w:szCs w:val="22"/>
          <w:lang w:val="ru-RU"/>
        </w:rPr>
        <w:t>Каждая из Сторон сохраняет за собой все права на Конфиденциальную Информацию такой Стороны. Раскрытием Конфиденциальной Информации не передается или не допускается передача лицензии на какие-либо товарные знаки, патенты, авторские права или на заявки для их получения, которые в настоящий момент или в будущем могут быть зарегистрированы такой Стороной.</w:t>
      </w:r>
    </w:p>
    <w:p w14:paraId="6608933D" w14:textId="77777777" w:rsidR="00665D86" w:rsidRPr="00665D86" w:rsidRDefault="00665D86" w:rsidP="00665D86">
      <w:pPr>
        <w:jc w:val="both"/>
        <w:rPr>
          <w:sz w:val="22"/>
          <w:szCs w:val="22"/>
          <w:lang w:val="ru-RU"/>
        </w:rPr>
      </w:pPr>
    </w:p>
    <w:p w14:paraId="720574F5" w14:textId="77777777" w:rsidR="00665D86" w:rsidRPr="007E047A" w:rsidRDefault="00665D86" w:rsidP="007E047A">
      <w:pPr>
        <w:jc w:val="center"/>
        <w:rPr>
          <w:b/>
          <w:sz w:val="22"/>
          <w:szCs w:val="22"/>
          <w:lang w:val="ru-RU"/>
        </w:rPr>
      </w:pPr>
      <w:r w:rsidRPr="007E047A">
        <w:rPr>
          <w:b/>
          <w:sz w:val="22"/>
          <w:szCs w:val="22"/>
          <w:lang w:val="ru-RU"/>
        </w:rPr>
        <w:t>8. ОТВЕТСТВЕННОСТЬ СТОРОН</w:t>
      </w:r>
    </w:p>
    <w:p w14:paraId="5664C720" w14:textId="37F86664" w:rsidR="009C36AA" w:rsidRPr="0070259D" w:rsidRDefault="009C36AA" w:rsidP="009C36AA">
      <w:pPr>
        <w:pStyle w:val="2"/>
        <w:ind w:firstLine="709"/>
        <w:jc w:val="both"/>
        <w:rPr>
          <w:b w:val="0"/>
          <w:color w:val="auto"/>
          <w:sz w:val="22"/>
          <w:szCs w:val="22"/>
          <w:lang w:val="ru-RU"/>
        </w:rPr>
      </w:pPr>
      <w:r w:rsidRPr="009C36AA">
        <w:rPr>
          <w:b w:val="0"/>
          <w:color w:val="auto"/>
          <w:sz w:val="22"/>
          <w:szCs w:val="22"/>
          <w:lang w:val="ru-RU"/>
        </w:rPr>
        <w:t>8.1 Сторона, нарушившая условия настоящего Соглашения и вызвавшая этим убытки противоположной Стороны, обязана в течение 30 дней с момента получения уведомления от потерпевшей Стороны выплатить потерпевшей Стороне компенсацию в размере причиненных, документально подтвержденных убытков потерпевшей Стороны от такого нарушения.</w:t>
      </w:r>
      <w:commentRangeStart w:id="3"/>
      <w:r w:rsidRPr="009C36AA">
        <w:rPr>
          <w:b w:val="0"/>
          <w:color w:val="auto"/>
          <w:sz w:val="22"/>
          <w:szCs w:val="22"/>
          <w:lang w:val="ru-RU"/>
        </w:rPr>
        <w:t xml:space="preserve"> </w:t>
      </w:r>
      <w:del w:id="4" w:author="Artur Skrebets" w:date="2026-02-06T20:39:00Z" w16du:dateUtc="2026-02-06T15:39:00Z">
        <w:r w:rsidRPr="009C36AA" w:rsidDel="00231E16">
          <w:rPr>
            <w:b w:val="0"/>
            <w:color w:val="auto"/>
            <w:sz w:val="22"/>
            <w:szCs w:val="22"/>
            <w:lang w:val="ru-RU"/>
          </w:rPr>
          <w:delText xml:space="preserve">В случае невозможности определения причиненных убытков, виновная Сторона в качестве компенсации выплачивает потерпевшей Стороне в указанный срок сумму – </w:delText>
        </w:r>
        <w:r w:rsidR="006C45F8" w:rsidDel="00231E16">
          <w:rPr>
            <w:b w:val="0"/>
            <w:color w:val="auto"/>
            <w:sz w:val="22"/>
            <w:szCs w:val="22"/>
            <w:lang w:val="ru-RU"/>
          </w:rPr>
          <w:delText>100 000 000</w:delText>
        </w:r>
        <w:r w:rsidRPr="009C36AA" w:rsidDel="00231E16">
          <w:rPr>
            <w:b w:val="0"/>
            <w:color w:val="auto"/>
            <w:sz w:val="22"/>
            <w:szCs w:val="22"/>
            <w:lang w:val="ru-RU"/>
          </w:rPr>
          <w:delText xml:space="preserve"> (</w:delText>
        </w:r>
        <w:r w:rsidR="006C45F8" w:rsidDel="00231E16">
          <w:rPr>
            <w:b w:val="0"/>
            <w:color w:val="auto"/>
            <w:sz w:val="22"/>
            <w:szCs w:val="22"/>
            <w:lang w:val="ru-RU"/>
          </w:rPr>
          <w:delText>сто миллионов</w:delText>
        </w:r>
        <w:r w:rsidRPr="009C36AA" w:rsidDel="00231E16">
          <w:rPr>
            <w:b w:val="0"/>
            <w:color w:val="auto"/>
            <w:sz w:val="22"/>
            <w:szCs w:val="22"/>
            <w:lang w:val="ru-RU"/>
          </w:rPr>
          <w:delText xml:space="preserve">) </w:delText>
        </w:r>
        <w:r w:rsidR="006C45F8" w:rsidDel="00231E16">
          <w:rPr>
            <w:b w:val="0"/>
            <w:color w:val="auto"/>
            <w:sz w:val="22"/>
            <w:szCs w:val="22"/>
            <w:lang w:val="ru-RU"/>
          </w:rPr>
          <w:delText>сум</w:delText>
        </w:r>
        <w:r w:rsidR="0070259D" w:rsidDel="00231E16">
          <w:rPr>
            <w:b w:val="0"/>
            <w:color w:val="auto"/>
            <w:sz w:val="22"/>
            <w:szCs w:val="22"/>
            <w:lang w:val="ru-RU"/>
          </w:rPr>
          <w:delText xml:space="preserve"> </w:delText>
        </w:r>
      </w:del>
      <w:commentRangeEnd w:id="3"/>
      <w:r w:rsidR="00052906" w:rsidRPr="0070259D">
        <w:rPr>
          <w:rStyle w:val="af3"/>
          <w:b w:val="0"/>
          <w:color w:val="auto"/>
          <w:sz w:val="22"/>
          <w:szCs w:val="22"/>
          <w:lang w:val="ru-RU"/>
        </w:rPr>
        <w:commentReference w:id="3"/>
      </w:r>
    </w:p>
    <w:p w14:paraId="7337F4A8" w14:textId="77777777" w:rsidR="009C36AA" w:rsidRPr="006C6A99" w:rsidRDefault="009C36AA" w:rsidP="009C36AA">
      <w:pPr>
        <w:pStyle w:val="2"/>
        <w:ind w:firstLine="709"/>
        <w:jc w:val="both"/>
        <w:rPr>
          <w:b w:val="0"/>
          <w:color w:val="auto"/>
          <w:sz w:val="22"/>
          <w:szCs w:val="22"/>
          <w:lang w:val="ru-RU"/>
        </w:rPr>
      </w:pPr>
      <w:r w:rsidRPr="009C36AA">
        <w:rPr>
          <w:b w:val="0"/>
          <w:color w:val="auto"/>
          <w:sz w:val="22"/>
          <w:szCs w:val="22"/>
          <w:lang w:val="ru-RU"/>
        </w:rPr>
        <w:t>8.2. Сторона, использующая или использовавшая сведения, полученные от третьего лица, которые приобретены последним неправомерными способами, несет ответственность, предусмотренную настоящим пунктом, если она знала или должна была знать, что используемые ею сведения получены третьим лицом неправомерными способами.</w:t>
      </w:r>
    </w:p>
    <w:p w14:paraId="44B1CFA9" w14:textId="77777777" w:rsidR="009C36AA" w:rsidRPr="009C36AA" w:rsidRDefault="009C36AA" w:rsidP="009C36AA">
      <w:pPr>
        <w:pStyle w:val="2"/>
        <w:ind w:firstLine="709"/>
        <w:jc w:val="both"/>
        <w:rPr>
          <w:b w:val="0"/>
          <w:color w:val="auto"/>
          <w:sz w:val="22"/>
          <w:szCs w:val="22"/>
          <w:lang w:val="ru-RU"/>
        </w:rPr>
      </w:pPr>
      <w:r w:rsidRPr="009C36AA">
        <w:rPr>
          <w:b w:val="0"/>
          <w:color w:val="auto"/>
          <w:sz w:val="22"/>
          <w:szCs w:val="22"/>
          <w:lang w:val="ru-RU"/>
        </w:rPr>
        <w:t>8.3. Каждая Сторона несет ответственность за деяния (действие или бездействие) своих работников, должностных лиц, привлеченного ею специалиста или эксперта, следствием которых стало разглашение или раскрытие конфиденциальной информации, в том числе коммерческой тайны, ставшей им известной при исполнении своих обязанностей, совершенные как в рабочее, так и в не рабочее время.</w:t>
      </w:r>
    </w:p>
    <w:p w14:paraId="74785F55" w14:textId="77777777" w:rsidR="00665D86" w:rsidRPr="00665D86" w:rsidRDefault="00665D86" w:rsidP="009C36AA">
      <w:pPr>
        <w:jc w:val="both"/>
        <w:rPr>
          <w:sz w:val="22"/>
          <w:szCs w:val="22"/>
          <w:lang w:val="ru-RU"/>
        </w:rPr>
      </w:pPr>
    </w:p>
    <w:p w14:paraId="48EE3105" w14:textId="77777777" w:rsidR="00665D86" w:rsidRPr="00665D86" w:rsidRDefault="00665D86" w:rsidP="007E047A">
      <w:pPr>
        <w:ind w:firstLine="720"/>
        <w:jc w:val="both"/>
        <w:rPr>
          <w:sz w:val="22"/>
          <w:szCs w:val="22"/>
          <w:lang w:val="ru-RU"/>
        </w:rPr>
      </w:pPr>
    </w:p>
    <w:p w14:paraId="74DB7171" w14:textId="77777777" w:rsidR="00665D86" w:rsidRPr="007E047A" w:rsidRDefault="00665D86" w:rsidP="007E047A">
      <w:pPr>
        <w:jc w:val="center"/>
        <w:rPr>
          <w:b/>
          <w:sz w:val="22"/>
          <w:szCs w:val="22"/>
          <w:lang w:val="ru-RU"/>
        </w:rPr>
      </w:pPr>
      <w:r w:rsidRPr="007E047A">
        <w:rPr>
          <w:b/>
          <w:sz w:val="22"/>
          <w:szCs w:val="22"/>
          <w:lang w:val="ru-RU"/>
        </w:rPr>
        <w:t>9.ОТСУТСТВИЕ ОТВЕТСТВЕННОСТИ</w:t>
      </w:r>
    </w:p>
    <w:p w14:paraId="219BFA15" w14:textId="77777777" w:rsidR="00665D86" w:rsidRPr="00665D86" w:rsidRDefault="00665D86" w:rsidP="007E047A">
      <w:pPr>
        <w:ind w:firstLine="720"/>
        <w:jc w:val="both"/>
        <w:rPr>
          <w:sz w:val="22"/>
          <w:szCs w:val="22"/>
          <w:lang w:val="ru-RU"/>
        </w:rPr>
      </w:pPr>
      <w:r w:rsidRPr="00665D86">
        <w:rPr>
          <w:sz w:val="22"/>
          <w:szCs w:val="22"/>
          <w:lang w:val="ru-RU"/>
        </w:rPr>
        <w:t>КОНФИДЕНЦИАЛЬНАЯ ИНФОРМАЦИЯ ПЕРЕДАЕТСЯ «КАК ЕСТЬ» СО ВСЕМИ НЕДОСТАТКАМИ. НИ ПРИ КАКОМ СЛУЧАЕ РАСКРЫВАЮЩАЯ СТОРОНА НЕ НЕСЕТ ОТВЕТСТВЕННОСТИ ЗА ТОЧНОСТЬ ИЛИ ПОЛНОТУ КОНФИДЕНЦИАЛЬНОЙ ИНФОРМАЦИИ.</w:t>
      </w:r>
    </w:p>
    <w:p w14:paraId="77D5BF2F" w14:textId="77777777" w:rsidR="00665D86" w:rsidRPr="00665D86" w:rsidRDefault="00665D86" w:rsidP="007E047A">
      <w:pPr>
        <w:ind w:firstLine="720"/>
        <w:jc w:val="both"/>
        <w:rPr>
          <w:sz w:val="22"/>
          <w:szCs w:val="22"/>
          <w:lang w:val="ru-RU"/>
        </w:rPr>
      </w:pPr>
      <w:r w:rsidRPr="00665D86">
        <w:rPr>
          <w:sz w:val="22"/>
          <w:szCs w:val="22"/>
          <w:lang w:val="ru-RU"/>
        </w:rPr>
        <w:t>Никакая Конфиденциальная Информация, раскрытая Сторонами, не содержит поручительств, заверений, гарантий или стимулов со стороны какой-либо из Сторон по отношению к нарушению товарных знаков, патентов, авторских прав, каких-либо прав на неприкосновенность или каких-либо прав третьих лиц, если получение и передача такой информации не описывается отдельным соглашением между Сторонами.</w:t>
      </w:r>
    </w:p>
    <w:p w14:paraId="5E1459D2" w14:textId="77777777" w:rsidR="00665D86" w:rsidRPr="00665D86" w:rsidRDefault="00665D86" w:rsidP="00665D86">
      <w:pPr>
        <w:jc w:val="both"/>
        <w:rPr>
          <w:sz w:val="22"/>
          <w:szCs w:val="22"/>
          <w:lang w:val="ru-RU"/>
        </w:rPr>
      </w:pPr>
    </w:p>
    <w:p w14:paraId="4DC6AEEC" w14:textId="77777777" w:rsidR="00665D86" w:rsidRPr="007E047A" w:rsidRDefault="00665D86" w:rsidP="007E047A">
      <w:pPr>
        <w:jc w:val="center"/>
        <w:rPr>
          <w:b/>
          <w:sz w:val="22"/>
          <w:szCs w:val="22"/>
          <w:lang w:val="ru-RU"/>
        </w:rPr>
      </w:pPr>
      <w:r w:rsidRPr="007E047A">
        <w:rPr>
          <w:b/>
          <w:sz w:val="22"/>
          <w:szCs w:val="22"/>
          <w:lang w:val="ru-RU"/>
        </w:rPr>
        <w:t>10. СРОК ДЕЙСТВИЯ</w:t>
      </w:r>
    </w:p>
    <w:p w14:paraId="5A316135" w14:textId="77777777" w:rsidR="00665D86" w:rsidRPr="00665D86" w:rsidRDefault="00665D86" w:rsidP="007E047A">
      <w:pPr>
        <w:ind w:firstLine="720"/>
        <w:jc w:val="both"/>
        <w:rPr>
          <w:sz w:val="22"/>
          <w:szCs w:val="22"/>
          <w:lang w:val="ru-RU"/>
        </w:rPr>
      </w:pPr>
      <w:r w:rsidRPr="00665D86">
        <w:rPr>
          <w:sz w:val="22"/>
          <w:szCs w:val="22"/>
          <w:lang w:val="ru-RU"/>
        </w:rPr>
        <w:t>Данное Соглашение действует, начиная с момента подписания его обеими Сторонами и до момента приостановления или прекращения его действия одной из Сторон путем предоставления другой Стороне за 30 (тридцать) дней письменного уведомления о приостановлении или прекращении действия данного Соглашения. Вне зависимости от расторжения настоящего Соглашения обязательства Получающей Стороны относительно конфиденциальности прекращаются через 3 (три) года после получения Конфиденциальной Информации.</w:t>
      </w:r>
    </w:p>
    <w:p w14:paraId="336B276A" w14:textId="77777777" w:rsidR="00665D86" w:rsidRPr="00665D86" w:rsidRDefault="00665D86" w:rsidP="00665D86">
      <w:pPr>
        <w:jc w:val="both"/>
        <w:rPr>
          <w:sz w:val="22"/>
          <w:szCs w:val="22"/>
          <w:lang w:val="ru-RU"/>
        </w:rPr>
      </w:pPr>
    </w:p>
    <w:p w14:paraId="30D3DC55" w14:textId="77777777" w:rsidR="00665D86" w:rsidRPr="007E047A" w:rsidRDefault="00665D86" w:rsidP="007E047A">
      <w:pPr>
        <w:jc w:val="center"/>
        <w:rPr>
          <w:b/>
          <w:sz w:val="22"/>
          <w:szCs w:val="22"/>
          <w:lang w:val="ru-RU"/>
        </w:rPr>
      </w:pPr>
      <w:r w:rsidRPr="007E047A">
        <w:rPr>
          <w:b/>
          <w:sz w:val="22"/>
          <w:szCs w:val="22"/>
          <w:lang w:val="ru-RU"/>
        </w:rPr>
        <w:t>11. РАЗРЕШЕНИЕ СПОРОВ</w:t>
      </w:r>
    </w:p>
    <w:p w14:paraId="4AB88604" w14:textId="77777777" w:rsidR="00665D86" w:rsidRPr="00665D86" w:rsidRDefault="00665D86" w:rsidP="007E047A">
      <w:pPr>
        <w:ind w:firstLine="720"/>
        <w:jc w:val="both"/>
        <w:rPr>
          <w:sz w:val="22"/>
          <w:szCs w:val="22"/>
          <w:lang w:val="ru-RU"/>
        </w:rPr>
      </w:pPr>
      <w:r w:rsidRPr="00665D86">
        <w:rPr>
          <w:sz w:val="22"/>
          <w:szCs w:val="22"/>
          <w:lang w:val="ru-RU"/>
        </w:rPr>
        <w:t>Все спорные вопросы и разногласия, которые могут возникнуть в процессе выполнения данного Соглашения или в связи с ним, Стороны будут пытаться урегулировать путем переговоров и договоренностей, руководствуясь условиями данного Соглашения.</w:t>
      </w:r>
    </w:p>
    <w:p w14:paraId="23FA18D4" w14:textId="77777777" w:rsidR="00665D86" w:rsidRPr="00665D86" w:rsidRDefault="00665D86" w:rsidP="007E047A">
      <w:pPr>
        <w:ind w:firstLine="720"/>
        <w:jc w:val="both"/>
        <w:rPr>
          <w:sz w:val="22"/>
          <w:szCs w:val="22"/>
          <w:lang w:val="ru-RU"/>
        </w:rPr>
      </w:pPr>
      <w:r w:rsidRPr="00665D86">
        <w:rPr>
          <w:sz w:val="22"/>
          <w:szCs w:val="22"/>
          <w:lang w:val="ru-RU"/>
        </w:rPr>
        <w:t xml:space="preserve">Неурегулированные в результате переговоров разногласия и споры подлежат разрешению в Экономическом суде </w:t>
      </w:r>
      <w:r w:rsidR="00282620">
        <w:rPr>
          <w:sz w:val="22"/>
          <w:szCs w:val="22"/>
          <w:lang w:val="ru-RU"/>
        </w:rPr>
        <w:t xml:space="preserve">города Ташкента </w:t>
      </w:r>
      <w:r w:rsidRPr="00665D86">
        <w:rPr>
          <w:sz w:val="22"/>
          <w:szCs w:val="22"/>
          <w:lang w:val="ru-RU"/>
        </w:rPr>
        <w:t xml:space="preserve">соответствующей юрисдикции в соответствии с действующим законодательством Республики Узбекистан. </w:t>
      </w:r>
    </w:p>
    <w:p w14:paraId="4C973A88" w14:textId="77777777" w:rsidR="00665D86" w:rsidRPr="00665D86" w:rsidRDefault="00665D86" w:rsidP="00665D86">
      <w:pPr>
        <w:jc w:val="both"/>
        <w:rPr>
          <w:sz w:val="22"/>
          <w:szCs w:val="22"/>
          <w:lang w:val="ru-RU"/>
        </w:rPr>
      </w:pPr>
    </w:p>
    <w:p w14:paraId="60AD521D" w14:textId="77777777" w:rsidR="00665D86" w:rsidRPr="007E047A" w:rsidRDefault="00665D86" w:rsidP="007E047A">
      <w:pPr>
        <w:jc w:val="center"/>
        <w:rPr>
          <w:b/>
          <w:sz w:val="22"/>
          <w:szCs w:val="22"/>
          <w:lang w:val="ru-RU"/>
        </w:rPr>
      </w:pPr>
      <w:r w:rsidRPr="007E047A">
        <w:rPr>
          <w:b/>
          <w:sz w:val="22"/>
          <w:szCs w:val="22"/>
          <w:lang w:val="ru-RU"/>
        </w:rPr>
        <w:t>12. ЗАКЛЮЧИТЕЛЬНЫЕ ПОЛОЖЕНИЯ</w:t>
      </w:r>
    </w:p>
    <w:p w14:paraId="74341326" w14:textId="77777777" w:rsidR="00665D86" w:rsidRPr="00665D86" w:rsidRDefault="00665D86" w:rsidP="007E047A">
      <w:pPr>
        <w:ind w:firstLine="720"/>
        <w:jc w:val="both"/>
        <w:rPr>
          <w:sz w:val="22"/>
          <w:szCs w:val="22"/>
          <w:lang w:val="ru-RU"/>
        </w:rPr>
      </w:pPr>
      <w:r w:rsidRPr="00665D86">
        <w:rPr>
          <w:sz w:val="22"/>
          <w:szCs w:val="22"/>
          <w:lang w:val="ru-RU"/>
        </w:rPr>
        <w:t>12.1 Каждая из Сторон признает, что денежное возмещение может быть недостаточным для защиты Конфиденциальной Информации и что судебный запрет может быть достаточным для защиты такой Конфиденциальной Информации.</w:t>
      </w:r>
    </w:p>
    <w:p w14:paraId="0CCF993C" w14:textId="6F6270E6" w:rsidR="00665D86" w:rsidRPr="00665D86" w:rsidRDefault="00665D86" w:rsidP="007E047A">
      <w:pPr>
        <w:ind w:firstLine="720"/>
        <w:jc w:val="both"/>
        <w:rPr>
          <w:sz w:val="22"/>
          <w:szCs w:val="22"/>
          <w:lang w:val="ru-RU"/>
        </w:rPr>
      </w:pPr>
      <w:r w:rsidRPr="00665D86">
        <w:rPr>
          <w:sz w:val="22"/>
          <w:szCs w:val="22"/>
          <w:lang w:val="ru-RU"/>
        </w:rPr>
        <w:t xml:space="preserve">12.2 </w:t>
      </w:r>
      <w:r w:rsidR="002E5764">
        <w:rPr>
          <w:rFonts w:ascii="Cambria" w:hAnsi="Cambria"/>
          <w:sz w:val="22"/>
          <w:szCs w:val="22"/>
          <w:lang w:val="ru-RU"/>
        </w:rPr>
        <w:t>Принимающая</w:t>
      </w:r>
      <w:r w:rsidR="002E5764" w:rsidRPr="00857D4D">
        <w:rPr>
          <w:rFonts w:ascii="Cambria" w:hAnsi="Cambria"/>
          <w:sz w:val="22"/>
          <w:szCs w:val="22"/>
          <w:lang w:val="ru-RU"/>
        </w:rPr>
        <w:t xml:space="preserve"> </w:t>
      </w:r>
      <w:r w:rsidRPr="00665D86">
        <w:rPr>
          <w:sz w:val="22"/>
          <w:szCs w:val="22"/>
          <w:lang w:val="ru-RU"/>
        </w:rPr>
        <w:t xml:space="preserve">Сторона не будет делать восстановление структурной схемы и алгоритма работы, декомпиляцию, демонтаж, видоизменение или копирование любого программного обеспечения, раскрытого для нее согласно данному Соглашению, и не будет уничтожать, печатать поверх или стирать какое-либо уведомление о конфиденциальности, авторском праве, товарный знак, логотип, надпись или любое другое предупреждение о собственности или конфиденциальности с любого из оригиналов или копий Конфиденциальной Информации, которую </w:t>
      </w:r>
      <w:r w:rsidR="002E5764">
        <w:rPr>
          <w:rFonts w:ascii="Cambria" w:hAnsi="Cambria"/>
          <w:sz w:val="22"/>
          <w:szCs w:val="22"/>
          <w:lang w:val="ru-RU"/>
        </w:rPr>
        <w:t>Принимающая</w:t>
      </w:r>
      <w:r w:rsidR="002E5764" w:rsidRPr="00857D4D">
        <w:rPr>
          <w:rFonts w:ascii="Cambria" w:hAnsi="Cambria"/>
          <w:sz w:val="22"/>
          <w:szCs w:val="22"/>
          <w:lang w:val="ru-RU"/>
        </w:rPr>
        <w:t xml:space="preserve"> </w:t>
      </w:r>
      <w:r w:rsidRPr="00665D86">
        <w:rPr>
          <w:sz w:val="22"/>
          <w:szCs w:val="22"/>
          <w:lang w:val="ru-RU"/>
        </w:rPr>
        <w:t xml:space="preserve">Сторона получает от Раскрывающей Стороны. Интерфейсная Информация, необходимая для достижения функционального взаимодействия с независимо созданными компьютерными программами будет предоставляться в случае, если </w:t>
      </w:r>
      <w:r w:rsidR="002E5764">
        <w:rPr>
          <w:rFonts w:ascii="Cambria" w:hAnsi="Cambria"/>
          <w:sz w:val="22"/>
          <w:szCs w:val="22"/>
          <w:lang w:val="ru-RU"/>
        </w:rPr>
        <w:t xml:space="preserve">Принимающая </w:t>
      </w:r>
      <w:r w:rsidRPr="00665D86">
        <w:rPr>
          <w:sz w:val="22"/>
          <w:szCs w:val="22"/>
          <w:lang w:val="ru-RU"/>
        </w:rPr>
        <w:t>Сторона имеет право на такую информацию согласно соответствующему законодательству, на условиях письменного запроса и выплаты соответствующего платежа.</w:t>
      </w:r>
    </w:p>
    <w:p w14:paraId="1336532A" w14:textId="77777777" w:rsidR="00665D86" w:rsidRPr="00665D86" w:rsidRDefault="00665D86" w:rsidP="007E047A">
      <w:pPr>
        <w:ind w:firstLine="720"/>
        <w:jc w:val="both"/>
        <w:rPr>
          <w:sz w:val="22"/>
          <w:szCs w:val="22"/>
          <w:lang w:val="ru-RU"/>
        </w:rPr>
      </w:pPr>
      <w:r w:rsidRPr="00665D86">
        <w:rPr>
          <w:sz w:val="22"/>
          <w:szCs w:val="22"/>
          <w:lang w:val="ru-RU"/>
        </w:rPr>
        <w:t>12.3 Стороны данного Соглашения являются независимыми договорными сторонами. Ни данное Соглашение, ни какое-либо данное им право не могут быть переуступлены или переданы другим способом третьей стороне без предварительного согласования между сторонами.</w:t>
      </w:r>
    </w:p>
    <w:p w14:paraId="262126DC" w14:textId="77777777" w:rsidR="00665D86" w:rsidRPr="00665D86" w:rsidRDefault="00665D86" w:rsidP="007E047A">
      <w:pPr>
        <w:ind w:firstLine="720"/>
        <w:jc w:val="both"/>
        <w:rPr>
          <w:sz w:val="22"/>
          <w:szCs w:val="22"/>
          <w:lang w:val="ru-RU"/>
        </w:rPr>
      </w:pPr>
      <w:r w:rsidRPr="00665D86">
        <w:rPr>
          <w:sz w:val="22"/>
          <w:szCs w:val="22"/>
          <w:lang w:val="ru-RU"/>
        </w:rPr>
        <w:t>12.4 Данное Соглашение ни коим образом не подразумевает создания совместного предприятия, отношений «работодатель – сотрудник» или «заказчик – исполнитель» между Сторонами и ни одна из Сторон не имеет права или полномочия обязывать другую Сторону в любой форме, за исключением того, что оговорено данным Соглашением или отдельными письменными соглашениями.</w:t>
      </w:r>
    </w:p>
    <w:p w14:paraId="60DC8D07" w14:textId="77777777" w:rsidR="00665D86" w:rsidRPr="00665D86" w:rsidRDefault="00665D86" w:rsidP="007E047A">
      <w:pPr>
        <w:ind w:firstLine="720"/>
        <w:jc w:val="both"/>
        <w:rPr>
          <w:sz w:val="22"/>
          <w:szCs w:val="22"/>
          <w:lang w:val="ru-RU"/>
        </w:rPr>
      </w:pPr>
      <w:r w:rsidRPr="00665D86">
        <w:rPr>
          <w:sz w:val="22"/>
          <w:szCs w:val="22"/>
          <w:lang w:val="ru-RU"/>
        </w:rPr>
        <w:t>12.5 В случае если какое-либо из условий данного Соглашения будет признано незаконным или недействительным судом компетентной юрисдикции, то остальные положения остаются в силе и полностью действительными.</w:t>
      </w:r>
    </w:p>
    <w:p w14:paraId="081B2DD9" w14:textId="77777777" w:rsidR="00665D86" w:rsidRPr="00665D86" w:rsidRDefault="00665D86" w:rsidP="007E047A">
      <w:pPr>
        <w:ind w:firstLine="720"/>
        <w:jc w:val="both"/>
        <w:rPr>
          <w:sz w:val="22"/>
          <w:szCs w:val="22"/>
          <w:lang w:val="ru-RU"/>
        </w:rPr>
      </w:pPr>
      <w:r w:rsidRPr="00665D86">
        <w:rPr>
          <w:sz w:val="22"/>
          <w:szCs w:val="22"/>
          <w:lang w:val="ru-RU"/>
        </w:rPr>
        <w:t>12.6 Если осуществление обязательств Сторон по данному Соглашению будет зависеть от форс-мажорных обстоятельств, означающих непредвиденные и не поддающиеся прогнозированию действия, не зависящие от Сторон, которые прямо препятствуют надлежащему выполнению Сторонами взятых обязательств и которые соответствующая Сторона не может предотвратить, например, боевые действия, мятежи, забастовки, стихийные бедствия, пожары, наводнения, взрывы, национальные забастовки и меры, предпринимаемые властями, каждая из Сторон будет иметь право прервать действие Соглашения на время действия форс-мажорных обстоятельств без получения какой-либо компенсации от другой Стороны. После окончания форс-мажорных обстоятельств, исполнение условий настоящего Соглашения возобновляется в полном объеме.</w:t>
      </w:r>
    </w:p>
    <w:p w14:paraId="15BA8B51" w14:textId="77777777" w:rsidR="00665D86" w:rsidRPr="00665D86" w:rsidRDefault="00665D86" w:rsidP="007E047A">
      <w:pPr>
        <w:ind w:firstLine="720"/>
        <w:jc w:val="both"/>
        <w:rPr>
          <w:sz w:val="22"/>
          <w:szCs w:val="22"/>
          <w:lang w:val="ru-RU"/>
        </w:rPr>
      </w:pPr>
      <w:r w:rsidRPr="00665D86">
        <w:rPr>
          <w:sz w:val="22"/>
          <w:szCs w:val="22"/>
          <w:lang w:val="ru-RU"/>
        </w:rPr>
        <w:lastRenderedPageBreak/>
        <w:t>12.7 Данное Соглашение может быть изменено только в письменной форме путем подписания обеими Сторонами.</w:t>
      </w:r>
    </w:p>
    <w:p w14:paraId="307F5FB8" w14:textId="77777777" w:rsidR="00665D86" w:rsidRPr="00665D86" w:rsidRDefault="00665D86" w:rsidP="007E047A">
      <w:pPr>
        <w:ind w:firstLine="720"/>
        <w:jc w:val="both"/>
        <w:rPr>
          <w:sz w:val="22"/>
          <w:szCs w:val="22"/>
          <w:lang w:val="ru-RU"/>
        </w:rPr>
      </w:pPr>
      <w:r w:rsidRPr="00665D86">
        <w:rPr>
          <w:sz w:val="22"/>
          <w:szCs w:val="22"/>
          <w:lang w:val="ru-RU"/>
        </w:rPr>
        <w:t>12.8 Данное Соглашение является полным соглашением Сторон относительно предмета данного Соглашения и замещает все предыдущие устные соглашения и/или письменные уведомления или договоренности Сторон в отношении предмета Соглашения, которые полностью исключаются.</w:t>
      </w:r>
    </w:p>
    <w:p w14:paraId="2187DFA6" w14:textId="77777777" w:rsidR="00665D86" w:rsidRPr="00665D86" w:rsidRDefault="00665D86" w:rsidP="00665D86">
      <w:pPr>
        <w:jc w:val="both"/>
        <w:rPr>
          <w:sz w:val="22"/>
          <w:szCs w:val="22"/>
          <w:lang w:val="ru-RU"/>
        </w:rPr>
      </w:pPr>
    </w:p>
    <w:p w14:paraId="749BB9EB" w14:textId="77777777" w:rsidR="00665D86" w:rsidRPr="007E047A" w:rsidRDefault="00665D86" w:rsidP="007E047A">
      <w:pPr>
        <w:jc w:val="center"/>
        <w:rPr>
          <w:sz w:val="22"/>
          <w:szCs w:val="22"/>
          <w:lang w:val="ru-RU"/>
        </w:rPr>
      </w:pPr>
      <w:r w:rsidRPr="007E047A">
        <w:rPr>
          <w:sz w:val="22"/>
          <w:szCs w:val="22"/>
          <w:lang w:val="ru-RU"/>
        </w:rPr>
        <w:t>В ПОДТВЕРЖДЕНИЕ ЧЕГО Стороны подписали данное Соглашение:</w:t>
      </w:r>
    </w:p>
    <w:p w14:paraId="15386BAD" w14:textId="77777777" w:rsidR="002C7159" w:rsidRPr="00665D86" w:rsidRDefault="002C7159" w:rsidP="00665D86">
      <w:pPr>
        <w:widowControl w:val="0"/>
        <w:jc w:val="both"/>
        <w:rPr>
          <w:sz w:val="22"/>
          <w:szCs w:val="22"/>
          <w:lang w:val="ru-RU"/>
        </w:rPr>
      </w:pPr>
    </w:p>
    <w:tbl>
      <w:tblPr>
        <w:tblStyle w:val="af0"/>
        <w:tblW w:w="0" w:type="auto"/>
        <w:tblLook w:val="04A0" w:firstRow="1" w:lastRow="0" w:firstColumn="1" w:lastColumn="0" w:noHBand="0" w:noVBand="1"/>
      </w:tblPr>
      <w:tblGrid>
        <w:gridCol w:w="4988"/>
        <w:gridCol w:w="4989"/>
      </w:tblGrid>
      <w:tr w:rsidR="00E56898" w14:paraId="36C8EF31" w14:textId="77777777" w:rsidTr="00E56898">
        <w:tc>
          <w:tcPr>
            <w:tcW w:w="4988" w:type="dxa"/>
          </w:tcPr>
          <w:p w14:paraId="797B66EB" w14:textId="77777777" w:rsidR="00E56898" w:rsidRDefault="00E56898" w:rsidP="007E047A">
            <w:pPr>
              <w:pBdr>
                <w:top w:val="none" w:sz="0" w:space="0" w:color="auto"/>
                <w:left w:val="none" w:sz="0" w:space="0" w:color="auto"/>
                <w:bottom w:val="none" w:sz="0" w:space="0" w:color="auto"/>
                <w:right w:val="none" w:sz="0" w:space="0" w:color="auto"/>
                <w:between w:val="none" w:sz="0" w:space="0" w:color="auto"/>
              </w:pBdr>
              <w:jc w:val="both"/>
              <w:rPr>
                <w:sz w:val="22"/>
                <w:szCs w:val="22"/>
                <w:lang w:val="ru-RU"/>
              </w:rPr>
            </w:pPr>
          </w:p>
        </w:tc>
        <w:tc>
          <w:tcPr>
            <w:tcW w:w="4989" w:type="dxa"/>
          </w:tcPr>
          <w:p w14:paraId="2C8D1910" w14:textId="77777777" w:rsidR="00E56898" w:rsidRDefault="00E56898" w:rsidP="00E56898">
            <w:pPr>
              <w:rPr>
                <w:b/>
                <w:sz w:val="26"/>
                <w:szCs w:val="26"/>
                <w:lang w:val="ru-RU"/>
              </w:rPr>
            </w:pPr>
          </w:p>
          <w:p w14:paraId="7D0DADA2" w14:textId="3C0747FD" w:rsidR="00E56898" w:rsidRPr="00E56898" w:rsidRDefault="00E56898" w:rsidP="00E56898">
            <w:pPr>
              <w:rPr>
                <w:b/>
                <w:sz w:val="26"/>
                <w:szCs w:val="26"/>
                <w:lang w:val="ru-RU"/>
              </w:rPr>
            </w:pPr>
            <w:r w:rsidRPr="00E56898">
              <w:rPr>
                <w:b/>
                <w:sz w:val="26"/>
                <w:szCs w:val="26"/>
                <w:lang w:val="ru-RU"/>
              </w:rPr>
              <w:t>ООО «</w:t>
            </w:r>
            <w:r w:rsidRPr="001805BB">
              <w:rPr>
                <w:b/>
                <w:sz w:val="26"/>
                <w:szCs w:val="26"/>
              </w:rPr>
              <w:t>INTERNATIONAL</w:t>
            </w:r>
          </w:p>
          <w:p w14:paraId="10CB2CCB" w14:textId="77777777" w:rsidR="00E56898" w:rsidRPr="00E56898" w:rsidRDefault="00E56898" w:rsidP="00E56898">
            <w:pPr>
              <w:rPr>
                <w:b/>
                <w:sz w:val="26"/>
                <w:szCs w:val="26"/>
                <w:lang w:val="ru-RU"/>
              </w:rPr>
            </w:pPr>
            <w:r w:rsidRPr="001805BB">
              <w:rPr>
                <w:b/>
                <w:sz w:val="26"/>
                <w:szCs w:val="26"/>
              </w:rPr>
              <w:t>MEDIA</w:t>
            </w:r>
            <w:r w:rsidRPr="00E56898">
              <w:rPr>
                <w:b/>
                <w:sz w:val="26"/>
                <w:szCs w:val="26"/>
                <w:lang w:val="ru-RU"/>
              </w:rPr>
              <w:t xml:space="preserve"> </w:t>
            </w:r>
            <w:r w:rsidRPr="001805BB">
              <w:rPr>
                <w:b/>
                <w:sz w:val="26"/>
                <w:szCs w:val="26"/>
              </w:rPr>
              <w:t>SERVICE</w:t>
            </w:r>
            <w:r w:rsidRPr="00E56898">
              <w:rPr>
                <w:b/>
                <w:sz w:val="26"/>
                <w:szCs w:val="26"/>
                <w:lang w:val="ru-RU"/>
              </w:rPr>
              <w:t>»</w:t>
            </w:r>
          </w:p>
          <w:p w14:paraId="5D8234D9" w14:textId="77777777" w:rsidR="00E56898" w:rsidRPr="00E56898" w:rsidRDefault="00E56898" w:rsidP="00E56898">
            <w:pPr>
              <w:rPr>
                <w:sz w:val="26"/>
                <w:szCs w:val="26"/>
                <w:lang w:val="ru-RU"/>
              </w:rPr>
            </w:pPr>
            <w:r w:rsidRPr="00E56898">
              <w:rPr>
                <w:b/>
                <w:sz w:val="26"/>
                <w:szCs w:val="26"/>
                <w:lang w:val="ru-RU"/>
              </w:rPr>
              <w:t>Адрес:</w:t>
            </w:r>
            <w:r w:rsidRPr="00E56898">
              <w:rPr>
                <w:sz w:val="26"/>
                <w:szCs w:val="26"/>
                <w:lang w:val="ru-RU"/>
              </w:rPr>
              <w:t xml:space="preserve"> г.</w:t>
            </w:r>
            <w:r w:rsidRPr="001805BB">
              <w:rPr>
                <w:sz w:val="26"/>
                <w:szCs w:val="26"/>
              </w:rPr>
              <w:t> </w:t>
            </w:r>
            <w:r w:rsidRPr="00E56898">
              <w:rPr>
                <w:sz w:val="26"/>
                <w:szCs w:val="26"/>
                <w:lang w:val="ru-RU"/>
              </w:rPr>
              <w:t>Ташкент, Мирзо-Улугбекский район, проспект Мустакиллик, дом 75, Бизнес-центр «Инконель», 5-этаж офис 505</w:t>
            </w:r>
          </w:p>
          <w:p w14:paraId="67323F26" w14:textId="77777777" w:rsidR="00E56898" w:rsidRPr="00E56898" w:rsidRDefault="00E56898" w:rsidP="00E56898">
            <w:pPr>
              <w:rPr>
                <w:sz w:val="26"/>
                <w:szCs w:val="26"/>
                <w:lang w:val="ru-RU"/>
              </w:rPr>
            </w:pPr>
            <w:r w:rsidRPr="00E56898">
              <w:rPr>
                <w:b/>
                <w:sz w:val="26"/>
                <w:szCs w:val="26"/>
                <w:lang w:val="ru-RU"/>
              </w:rPr>
              <w:t>Тел.:</w:t>
            </w:r>
            <w:r w:rsidRPr="00E56898">
              <w:rPr>
                <w:sz w:val="26"/>
                <w:szCs w:val="26"/>
                <w:lang w:val="ru-RU"/>
              </w:rPr>
              <w:t xml:space="preserve"> +99878 150 60 80</w:t>
            </w:r>
          </w:p>
          <w:p w14:paraId="0DAD783D" w14:textId="77777777" w:rsidR="00E56898" w:rsidRPr="00E56898" w:rsidRDefault="00E56898" w:rsidP="00E56898">
            <w:pPr>
              <w:rPr>
                <w:sz w:val="26"/>
                <w:szCs w:val="26"/>
                <w:lang w:val="ru-RU"/>
              </w:rPr>
            </w:pPr>
            <w:r w:rsidRPr="00E56898">
              <w:rPr>
                <w:b/>
                <w:sz w:val="26"/>
                <w:szCs w:val="26"/>
                <w:lang w:val="ru-RU"/>
              </w:rPr>
              <w:t xml:space="preserve">Р/с: </w:t>
            </w:r>
            <w:r w:rsidRPr="00E56898">
              <w:rPr>
                <w:sz w:val="26"/>
                <w:szCs w:val="26"/>
                <w:lang w:val="ru-RU"/>
              </w:rPr>
              <w:t>2020 8000 4007 9087 5001 в ОПЕРУ при ЧАКБ «</w:t>
            </w:r>
            <w:r w:rsidRPr="001805BB">
              <w:rPr>
                <w:sz w:val="26"/>
                <w:szCs w:val="26"/>
              </w:rPr>
              <w:t>ORIENT</w:t>
            </w:r>
            <w:r w:rsidRPr="00E56898">
              <w:rPr>
                <w:sz w:val="26"/>
                <w:szCs w:val="26"/>
                <w:lang w:val="ru-RU"/>
              </w:rPr>
              <w:t xml:space="preserve"> </w:t>
            </w:r>
            <w:r w:rsidRPr="001805BB">
              <w:rPr>
                <w:sz w:val="26"/>
                <w:szCs w:val="26"/>
              </w:rPr>
              <w:t>FINANS</w:t>
            </w:r>
            <w:r w:rsidRPr="00E56898">
              <w:rPr>
                <w:sz w:val="26"/>
                <w:szCs w:val="26"/>
                <w:lang w:val="ru-RU"/>
              </w:rPr>
              <w:t>», г. Ташкент</w:t>
            </w:r>
          </w:p>
          <w:p w14:paraId="52EA710F" w14:textId="77777777" w:rsidR="00E56898" w:rsidRPr="00E56898" w:rsidRDefault="00E56898" w:rsidP="00E56898">
            <w:pPr>
              <w:rPr>
                <w:sz w:val="26"/>
                <w:szCs w:val="26"/>
                <w:lang w:val="ru-RU"/>
              </w:rPr>
            </w:pPr>
            <w:r w:rsidRPr="00E56898">
              <w:rPr>
                <w:b/>
                <w:sz w:val="26"/>
                <w:szCs w:val="26"/>
                <w:lang w:val="ru-RU"/>
              </w:rPr>
              <w:t>МФО:</w:t>
            </w:r>
            <w:r w:rsidRPr="00E56898">
              <w:rPr>
                <w:sz w:val="26"/>
                <w:szCs w:val="26"/>
                <w:lang w:val="ru-RU"/>
              </w:rPr>
              <w:t xml:space="preserve"> 01071</w:t>
            </w:r>
          </w:p>
          <w:p w14:paraId="07002F6F" w14:textId="77777777" w:rsidR="00E56898" w:rsidRPr="00E56898" w:rsidRDefault="00E56898" w:rsidP="00E56898">
            <w:pPr>
              <w:rPr>
                <w:sz w:val="26"/>
                <w:szCs w:val="26"/>
                <w:lang w:val="ru-RU"/>
              </w:rPr>
            </w:pPr>
            <w:r w:rsidRPr="00E56898">
              <w:rPr>
                <w:b/>
                <w:sz w:val="26"/>
                <w:szCs w:val="26"/>
                <w:lang w:val="ru-RU"/>
              </w:rPr>
              <w:t>ИНН:</w:t>
            </w:r>
            <w:r w:rsidRPr="00E56898">
              <w:rPr>
                <w:sz w:val="26"/>
                <w:szCs w:val="26"/>
                <w:lang w:val="ru-RU"/>
              </w:rPr>
              <w:t xml:space="preserve"> 304 991 814</w:t>
            </w:r>
          </w:p>
          <w:p w14:paraId="2D2866C7" w14:textId="77777777" w:rsidR="00E56898" w:rsidRPr="00E56898" w:rsidRDefault="00E56898" w:rsidP="00E56898">
            <w:pPr>
              <w:rPr>
                <w:sz w:val="26"/>
                <w:szCs w:val="26"/>
                <w:lang w:val="ru-RU"/>
              </w:rPr>
            </w:pPr>
            <w:r w:rsidRPr="00E56898">
              <w:rPr>
                <w:b/>
                <w:sz w:val="26"/>
                <w:szCs w:val="26"/>
                <w:lang w:val="ru-RU"/>
              </w:rPr>
              <w:t>ОКЭД:</w:t>
            </w:r>
            <w:r w:rsidRPr="00E56898">
              <w:rPr>
                <w:sz w:val="26"/>
                <w:szCs w:val="26"/>
                <w:lang w:val="ru-RU"/>
              </w:rPr>
              <w:t xml:space="preserve"> 73200</w:t>
            </w:r>
          </w:p>
          <w:p w14:paraId="01BAF0B1" w14:textId="77777777" w:rsidR="00E56898" w:rsidRPr="001805BB" w:rsidRDefault="00E56898" w:rsidP="00E56898">
            <w:pPr>
              <w:pStyle w:val="af1"/>
              <w:ind w:right="-1"/>
              <w:jc w:val="both"/>
              <w:rPr>
                <w:rFonts w:ascii="Times New Roman" w:hAnsi="Times New Roman" w:cs="Times New Roman"/>
                <w:b/>
                <w:sz w:val="26"/>
                <w:szCs w:val="26"/>
              </w:rPr>
            </w:pPr>
          </w:p>
          <w:p w14:paraId="0E283013" w14:textId="77777777" w:rsidR="00E56898" w:rsidRDefault="00E56898" w:rsidP="007E047A">
            <w:pPr>
              <w:pBdr>
                <w:top w:val="none" w:sz="0" w:space="0" w:color="auto"/>
                <w:left w:val="none" w:sz="0" w:space="0" w:color="auto"/>
                <w:bottom w:val="none" w:sz="0" w:space="0" w:color="auto"/>
                <w:right w:val="none" w:sz="0" w:space="0" w:color="auto"/>
                <w:between w:val="none" w:sz="0" w:space="0" w:color="auto"/>
              </w:pBdr>
              <w:jc w:val="both"/>
              <w:rPr>
                <w:sz w:val="22"/>
                <w:szCs w:val="22"/>
                <w:lang w:val="ru-RU"/>
              </w:rPr>
            </w:pPr>
          </w:p>
        </w:tc>
      </w:tr>
    </w:tbl>
    <w:p w14:paraId="36258491" w14:textId="77777777" w:rsidR="00D84A44" w:rsidRDefault="00E56898" w:rsidP="00E56898">
      <w:pPr>
        <w:jc w:val="center"/>
        <w:rPr>
          <w:sz w:val="22"/>
          <w:szCs w:val="22"/>
        </w:rPr>
      </w:pPr>
      <w:r>
        <w:rPr>
          <w:sz w:val="22"/>
          <w:szCs w:val="22"/>
          <w:lang w:val="ru-RU"/>
        </w:rPr>
        <w:t xml:space="preserve"> </w:t>
      </w:r>
      <w:r>
        <w:rPr>
          <w:sz w:val="22"/>
          <w:szCs w:val="22"/>
          <w:lang w:val="ru-RU"/>
        </w:rPr>
        <w:br/>
        <w:t xml:space="preserve">                                                         </w:t>
      </w:r>
      <w:r>
        <w:rPr>
          <w:sz w:val="22"/>
          <w:szCs w:val="22"/>
          <w:lang w:val="ru-RU"/>
        </w:rPr>
        <w:br/>
        <w:t xml:space="preserve">                                                           </w:t>
      </w:r>
      <w:r w:rsidR="00D84A44">
        <w:rPr>
          <w:sz w:val="22"/>
          <w:szCs w:val="22"/>
        </w:rPr>
        <w:br/>
      </w:r>
      <w:r w:rsidR="00D84A44">
        <w:rPr>
          <w:sz w:val="22"/>
          <w:szCs w:val="22"/>
        </w:rPr>
        <w:br/>
        <w:t xml:space="preserve">                                                           </w:t>
      </w:r>
    </w:p>
    <w:p w14:paraId="00F3F456" w14:textId="0C5DFB8A" w:rsidR="00E56898" w:rsidRPr="00E56898" w:rsidRDefault="00D84A44" w:rsidP="00E56898">
      <w:pPr>
        <w:jc w:val="center"/>
        <w:rPr>
          <w:b/>
          <w:sz w:val="26"/>
          <w:szCs w:val="26"/>
          <w:lang w:val="ru-RU"/>
        </w:rPr>
      </w:pPr>
      <w:r>
        <w:rPr>
          <w:sz w:val="22"/>
          <w:szCs w:val="22"/>
        </w:rPr>
        <w:t xml:space="preserve">                                                              </w:t>
      </w:r>
      <w:r w:rsidRPr="00D84A44">
        <w:rPr>
          <w:sz w:val="22"/>
          <w:szCs w:val="22"/>
          <w:lang w:val="ru-RU"/>
        </w:rPr>
        <w:t xml:space="preserve"> </w:t>
      </w:r>
      <w:r w:rsidR="00E56898" w:rsidRPr="00E56898">
        <w:rPr>
          <w:b/>
          <w:sz w:val="26"/>
          <w:szCs w:val="26"/>
          <w:lang w:val="ru-RU"/>
        </w:rPr>
        <w:t>Генеральный директор</w:t>
      </w:r>
    </w:p>
    <w:p w14:paraId="29F13387" w14:textId="47B522FD" w:rsidR="00E56898" w:rsidRPr="00E56898" w:rsidRDefault="00E56898" w:rsidP="00E56898">
      <w:pPr>
        <w:jc w:val="both"/>
        <w:rPr>
          <w:b/>
          <w:sz w:val="26"/>
          <w:szCs w:val="26"/>
          <w:lang w:val="ru-RU"/>
        </w:rPr>
      </w:pPr>
      <w:r>
        <w:rPr>
          <w:b/>
          <w:sz w:val="26"/>
          <w:szCs w:val="26"/>
          <w:lang w:val="ru-RU"/>
        </w:rPr>
        <w:t xml:space="preserve">                                                                                </w:t>
      </w:r>
      <w:r w:rsidR="00D84A44">
        <w:rPr>
          <w:b/>
          <w:sz w:val="26"/>
          <w:szCs w:val="26"/>
        </w:rPr>
        <w:t xml:space="preserve">  </w:t>
      </w:r>
      <w:r w:rsidR="00D84A44" w:rsidRPr="00D84A44">
        <w:rPr>
          <w:b/>
          <w:sz w:val="26"/>
          <w:szCs w:val="26"/>
          <w:lang w:val="ru-RU"/>
        </w:rPr>
        <w:t xml:space="preserve"> </w:t>
      </w:r>
      <w:r w:rsidRPr="00E56898">
        <w:rPr>
          <w:b/>
          <w:sz w:val="26"/>
          <w:szCs w:val="26"/>
          <w:lang w:val="ru-RU"/>
        </w:rPr>
        <w:t>Таджиев Д.К.</w:t>
      </w:r>
    </w:p>
    <w:p w14:paraId="5FD486C9" w14:textId="255282EF" w:rsidR="002C7159" w:rsidRPr="00D84A44" w:rsidRDefault="002C7159" w:rsidP="007E047A">
      <w:pPr>
        <w:jc w:val="both"/>
        <w:rPr>
          <w:sz w:val="22"/>
          <w:szCs w:val="22"/>
          <w:lang w:val="ru-RU"/>
        </w:rPr>
      </w:pPr>
    </w:p>
    <w:sectPr w:rsidR="002C7159" w:rsidRPr="00D84A44" w:rsidSect="009C36AA">
      <w:headerReference w:type="default" r:id="rId12"/>
      <w:footerReference w:type="default" r:id="rId13"/>
      <w:headerReference w:type="first" r:id="rId14"/>
      <w:footerReference w:type="first" r:id="rId15"/>
      <w:pgSz w:w="11907" w:h="16840"/>
      <w:pgMar w:top="270" w:right="927" w:bottom="709" w:left="993" w:header="340" w:footer="34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khongir Umurbekov" w:date="2026-02-10T15:25:00Z" w:initials="JU">
    <w:p w14:paraId="37005A7D" w14:textId="77777777" w:rsidR="00052906" w:rsidRDefault="00052906" w:rsidP="00052906">
      <w:pPr>
        <w:pStyle w:val="af4"/>
      </w:pPr>
      <w:r>
        <w:rPr>
          <w:rStyle w:val="af3"/>
        </w:rPr>
        <w:annotationRef/>
      </w:r>
      <w:r>
        <w:t>принимаем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005A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7E0DD5" w16cex:dateUtc="2026-02-10T1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005A7D" w16cid:durableId="737E0D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57533" w14:textId="77777777" w:rsidR="00EF0984" w:rsidRDefault="00EF0984">
      <w:r>
        <w:separator/>
      </w:r>
    </w:p>
  </w:endnote>
  <w:endnote w:type="continuationSeparator" w:id="0">
    <w:p w14:paraId="2CE17B22" w14:textId="77777777" w:rsidR="00EF0984" w:rsidRDefault="00EF0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C7176" w14:textId="77777777" w:rsidR="00821862" w:rsidRDefault="00821862">
    <w:pPr>
      <w:pStyle w:val="aa"/>
    </w:pPr>
  </w:p>
  <w:p w14:paraId="14699CE8" w14:textId="77777777" w:rsidR="00FB141A" w:rsidRPr="00FB141A" w:rsidRDefault="00FB141A" w:rsidP="00FB141A">
    <w:pPr>
      <w:pStyle w:val="aa"/>
      <w:jc w:val="center"/>
      <w:rPr>
        <w:rFonts w:ascii="Arial" w:hAnsi="Arial" w:cs="Arial"/>
        <w:i/>
        <w:sz w:val="16"/>
        <w:lang w:val="ru-R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84C24" w14:textId="77777777" w:rsidR="00055294" w:rsidRPr="00055294" w:rsidRDefault="00055294" w:rsidP="00055294">
    <w:pPr>
      <w:pStyle w:val="aa"/>
      <w:jc w:val="right"/>
      <w:rPr>
        <w:rFonts w:ascii="Arial" w:hAnsi="Arial" w:cs="Arial"/>
      </w:rPr>
    </w:pPr>
    <w:r w:rsidRPr="00055294">
      <w:rPr>
        <w:rFonts w:ascii="Arial" w:hAnsi="Arial" w:cs="Arial"/>
      </w:rPr>
      <w:t>LCM-1793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A0B5C" w14:textId="77777777" w:rsidR="00EF0984" w:rsidRDefault="00EF0984">
      <w:r>
        <w:separator/>
      </w:r>
    </w:p>
  </w:footnote>
  <w:footnote w:type="continuationSeparator" w:id="0">
    <w:p w14:paraId="3D70D201" w14:textId="77777777" w:rsidR="00EF0984" w:rsidRDefault="00EF0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D05D4" w14:textId="77777777" w:rsidR="002C7159" w:rsidRPr="00E57A0F" w:rsidRDefault="002C7159" w:rsidP="00E57A0F">
    <w:pPr>
      <w:spacing w:line="276" w:lineRule="auto"/>
      <w:jc w:val="right"/>
      <w:rPr>
        <w:rFonts w:ascii="Arial" w:hAnsi="Arial"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6E6C9" w14:textId="77777777" w:rsidR="00055294" w:rsidRPr="00055294" w:rsidRDefault="00055294" w:rsidP="00055294">
    <w:pPr>
      <w:jc w:val="right"/>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C4B69"/>
    <w:multiLevelType w:val="multilevel"/>
    <w:tmpl w:val="81F05A00"/>
    <w:lvl w:ilvl="0">
      <w:start w:val="1"/>
      <w:numFmt w:val="decimal"/>
      <w:lvlText w:val="%1"/>
      <w:lvlJc w:val="left"/>
      <w:pPr>
        <w:ind w:left="720" w:hanging="720"/>
      </w:pPr>
    </w:lvl>
    <w:lvl w:ilvl="1">
      <w:start w:val="1"/>
      <w:numFmt w:val="decimal"/>
      <w:lvlText w:val="%1.%2"/>
      <w:lvlJc w:val="left"/>
      <w:pPr>
        <w:ind w:left="720" w:hanging="720"/>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 w15:restartNumberingAfterBreak="0">
    <w:nsid w:val="1FDA20ED"/>
    <w:multiLevelType w:val="multilevel"/>
    <w:tmpl w:val="BCAEF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6770178">
    <w:abstractNumId w:val="0"/>
  </w:num>
  <w:num w:numId="2" w16cid:durableId="59856383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hongir Umurbekov">
    <w15:presenceInfo w15:providerId="AD" w15:userId="S::jakhongir.umurbekov@imservice.uz::fa4ef6e0-62b6-4e78-9760-4b78ec85464d"/>
  </w15:person>
  <w15:person w15:author="Artur Skrebets">
    <w15:presenceInfo w15:providerId="None" w15:userId="Artur Skrebet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ru-RU" w:vendorID="64" w:dllVersion="0" w:nlCheck="1" w:checkStyle="0"/>
  <w:activeWritingStyle w:appName="MSWord" w:lang="en-US" w:vendorID="64" w:dllVersion="0" w:nlCheck="1" w:checkStyle="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159"/>
    <w:rsid w:val="00001A5E"/>
    <w:rsid w:val="0002158A"/>
    <w:rsid w:val="00034845"/>
    <w:rsid w:val="00037E26"/>
    <w:rsid w:val="00052906"/>
    <w:rsid w:val="00055294"/>
    <w:rsid w:val="000860CD"/>
    <w:rsid w:val="000A21A2"/>
    <w:rsid w:val="000B1390"/>
    <w:rsid w:val="001140B6"/>
    <w:rsid w:val="0012583B"/>
    <w:rsid w:val="001421E1"/>
    <w:rsid w:val="00182D49"/>
    <w:rsid w:val="00201917"/>
    <w:rsid w:val="00231E16"/>
    <w:rsid w:val="0027194F"/>
    <w:rsid w:val="00282620"/>
    <w:rsid w:val="002B3456"/>
    <w:rsid w:val="002C44E9"/>
    <w:rsid w:val="002C7159"/>
    <w:rsid w:val="002E5764"/>
    <w:rsid w:val="002F3579"/>
    <w:rsid w:val="00335EA7"/>
    <w:rsid w:val="003954DA"/>
    <w:rsid w:val="003C71F0"/>
    <w:rsid w:val="003D202F"/>
    <w:rsid w:val="003F77D2"/>
    <w:rsid w:val="004208D9"/>
    <w:rsid w:val="00431C09"/>
    <w:rsid w:val="00435419"/>
    <w:rsid w:val="00451767"/>
    <w:rsid w:val="004904EB"/>
    <w:rsid w:val="00492F64"/>
    <w:rsid w:val="00496516"/>
    <w:rsid w:val="004F5046"/>
    <w:rsid w:val="005359CD"/>
    <w:rsid w:val="005958C8"/>
    <w:rsid w:val="005A5A8C"/>
    <w:rsid w:val="005A608B"/>
    <w:rsid w:val="00650816"/>
    <w:rsid w:val="00665D86"/>
    <w:rsid w:val="0067000A"/>
    <w:rsid w:val="006946EF"/>
    <w:rsid w:val="006B523F"/>
    <w:rsid w:val="006C45F8"/>
    <w:rsid w:val="006C6A99"/>
    <w:rsid w:val="006D1D75"/>
    <w:rsid w:val="007022F7"/>
    <w:rsid w:val="0070259D"/>
    <w:rsid w:val="00721F12"/>
    <w:rsid w:val="00725B41"/>
    <w:rsid w:val="007A1D90"/>
    <w:rsid w:val="007D36B5"/>
    <w:rsid w:val="007E047A"/>
    <w:rsid w:val="00821862"/>
    <w:rsid w:val="00823510"/>
    <w:rsid w:val="00852FEB"/>
    <w:rsid w:val="008A774D"/>
    <w:rsid w:val="008B2166"/>
    <w:rsid w:val="008D3651"/>
    <w:rsid w:val="00941194"/>
    <w:rsid w:val="009942FF"/>
    <w:rsid w:val="009C36AA"/>
    <w:rsid w:val="009C4A17"/>
    <w:rsid w:val="00A10188"/>
    <w:rsid w:val="00A24F2D"/>
    <w:rsid w:val="00A45CBD"/>
    <w:rsid w:val="00AB30CE"/>
    <w:rsid w:val="00AD4B84"/>
    <w:rsid w:val="00B271BB"/>
    <w:rsid w:val="00B66AF2"/>
    <w:rsid w:val="00B73FB3"/>
    <w:rsid w:val="00BA72E5"/>
    <w:rsid w:val="00BB16C1"/>
    <w:rsid w:val="00BB617E"/>
    <w:rsid w:val="00BB7FA5"/>
    <w:rsid w:val="00BC28EB"/>
    <w:rsid w:val="00BF40CF"/>
    <w:rsid w:val="00C71F3C"/>
    <w:rsid w:val="00C91FE2"/>
    <w:rsid w:val="00CB45D6"/>
    <w:rsid w:val="00CC5226"/>
    <w:rsid w:val="00CF42C8"/>
    <w:rsid w:val="00CF431D"/>
    <w:rsid w:val="00D2180F"/>
    <w:rsid w:val="00D23CE7"/>
    <w:rsid w:val="00D84A44"/>
    <w:rsid w:val="00D946CD"/>
    <w:rsid w:val="00D963B8"/>
    <w:rsid w:val="00DA0A12"/>
    <w:rsid w:val="00DA7741"/>
    <w:rsid w:val="00DC6CD8"/>
    <w:rsid w:val="00DF2801"/>
    <w:rsid w:val="00E31651"/>
    <w:rsid w:val="00E56898"/>
    <w:rsid w:val="00E57A0F"/>
    <w:rsid w:val="00E64033"/>
    <w:rsid w:val="00E752CB"/>
    <w:rsid w:val="00E95111"/>
    <w:rsid w:val="00EC236D"/>
    <w:rsid w:val="00EF0984"/>
    <w:rsid w:val="00F05FCA"/>
    <w:rsid w:val="00F11C82"/>
    <w:rsid w:val="00F523E6"/>
    <w:rsid w:val="00F56B51"/>
    <w:rsid w:val="00FA0B78"/>
    <w:rsid w:val="00FB141A"/>
    <w:rsid w:val="00FB5F32"/>
    <w:rsid w:val="00FC052C"/>
    <w:rsid w:val="00FF08AE"/>
    <w:rsid w:val="00FF7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22F50"/>
  <w15:docId w15:val="{9E8A9724-9FEF-4086-A75B-736FD2F88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spacing w:before="480"/>
      <w:outlineLvl w:val="0"/>
    </w:pPr>
    <w:rPr>
      <w:b/>
      <w:color w:val="345A8A"/>
      <w:sz w:val="32"/>
      <w:szCs w:val="32"/>
    </w:rPr>
  </w:style>
  <w:style w:type="paragraph" w:styleId="2">
    <w:name w:val="heading 2"/>
    <w:basedOn w:val="a"/>
    <w:next w:val="a"/>
    <w:pPr>
      <w:spacing w:before="200"/>
      <w:outlineLvl w:val="1"/>
    </w:pPr>
    <w:rPr>
      <w:b/>
      <w:color w:val="4F81BD"/>
      <w:sz w:val="26"/>
      <w:szCs w:val="26"/>
    </w:rPr>
  </w:style>
  <w:style w:type="paragraph" w:styleId="3">
    <w:name w:val="heading 3"/>
    <w:basedOn w:val="a"/>
    <w:next w:val="a"/>
    <w:pPr>
      <w:spacing w:before="200"/>
      <w:outlineLvl w:val="2"/>
    </w:pPr>
    <w:rPr>
      <w:b/>
      <w:color w:val="4F81BD"/>
      <w:sz w:val="24"/>
      <w:szCs w:val="24"/>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pPr>
      <w:spacing w:after="300"/>
    </w:pPr>
    <w:rPr>
      <w:color w:val="17365D"/>
      <w:sz w:val="52"/>
      <w:szCs w:val="52"/>
    </w:rPr>
  </w:style>
  <w:style w:type="paragraph" w:styleId="a4">
    <w:name w:val="Subtitle"/>
    <w:basedOn w:val="a"/>
    <w:next w:val="a"/>
    <w:rPr>
      <w:i/>
      <w:color w:val="4F81BD"/>
      <w:sz w:val="24"/>
      <w:szCs w:val="24"/>
    </w:r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left w:w="115" w:type="dxa"/>
        <w:right w:w="115" w:type="dxa"/>
      </w:tblCellMar>
    </w:tblPr>
  </w:style>
  <w:style w:type="paragraph" w:styleId="a8">
    <w:name w:val="header"/>
    <w:basedOn w:val="a"/>
    <w:link w:val="a9"/>
    <w:uiPriority w:val="99"/>
    <w:unhideWhenUsed/>
    <w:rsid w:val="00055294"/>
    <w:pPr>
      <w:tabs>
        <w:tab w:val="center" w:pos="4844"/>
        <w:tab w:val="right" w:pos="9689"/>
      </w:tabs>
    </w:pPr>
  </w:style>
  <w:style w:type="character" w:customStyle="1" w:styleId="a9">
    <w:name w:val="Верхний колонтитул Знак"/>
    <w:basedOn w:val="a0"/>
    <w:link w:val="a8"/>
    <w:uiPriority w:val="99"/>
    <w:rsid w:val="00055294"/>
  </w:style>
  <w:style w:type="paragraph" w:styleId="aa">
    <w:name w:val="footer"/>
    <w:basedOn w:val="a"/>
    <w:link w:val="ab"/>
    <w:uiPriority w:val="99"/>
    <w:unhideWhenUsed/>
    <w:rsid w:val="00055294"/>
    <w:pPr>
      <w:tabs>
        <w:tab w:val="center" w:pos="4844"/>
        <w:tab w:val="right" w:pos="9689"/>
      </w:tabs>
    </w:pPr>
  </w:style>
  <w:style w:type="character" w:customStyle="1" w:styleId="ab">
    <w:name w:val="Нижний колонтитул Знак"/>
    <w:basedOn w:val="a0"/>
    <w:link w:val="aa"/>
    <w:uiPriority w:val="99"/>
    <w:rsid w:val="00055294"/>
  </w:style>
  <w:style w:type="paragraph" w:styleId="ac">
    <w:name w:val="Balloon Text"/>
    <w:basedOn w:val="a"/>
    <w:link w:val="ad"/>
    <w:uiPriority w:val="99"/>
    <w:semiHidden/>
    <w:unhideWhenUsed/>
    <w:rsid w:val="00DF2801"/>
    <w:rPr>
      <w:rFonts w:ascii="Segoe UI" w:hAnsi="Segoe UI" w:cs="Segoe UI"/>
      <w:sz w:val="18"/>
      <w:szCs w:val="18"/>
    </w:rPr>
  </w:style>
  <w:style w:type="character" w:customStyle="1" w:styleId="ad">
    <w:name w:val="Текст выноски Знак"/>
    <w:basedOn w:val="a0"/>
    <w:link w:val="ac"/>
    <w:uiPriority w:val="99"/>
    <w:semiHidden/>
    <w:rsid w:val="00DF2801"/>
    <w:rPr>
      <w:rFonts w:ascii="Segoe UI" w:hAnsi="Segoe UI" w:cs="Segoe UI"/>
      <w:sz w:val="18"/>
      <w:szCs w:val="18"/>
    </w:rPr>
  </w:style>
  <w:style w:type="paragraph" w:styleId="ae">
    <w:name w:val="List Paragraph"/>
    <w:basedOn w:val="a"/>
    <w:uiPriority w:val="99"/>
    <w:qFormat/>
    <w:rsid w:val="0012583B"/>
    <w:pPr>
      <w:pBdr>
        <w:top w:val="none" w:sz="0" w:space="0" w:color="auto"/>
        <w:left w:val="none" w:sz="0" w:space="0" w:color="auto"/>
        <w:bottom w:val="none" w:sz="0" w:space="0" w:color="auto"/>
        <w:right w:val="none" w:sz="0" w:space="0" w:color="auto"/>
        <w:between w:val="none" w:sz="0" w:space="0" w:color="auto"/>
      </w:pBdr>
      <w:ind w:left="720"/>
      <w:contextualSpacing/>
    </w:pPr>
    <w:rPr>
      <w:color w:val="auto"/>
      <w:sz w:val="24"/>
      <w:szCs w:val="24"/>
      <w:lang w:val="ru-RU" w:eastAsia="ru-RU"/>
    </w:rPr>
  </w:style>
  <w:style w:type="character" w:styleId="af">
    <w:name w:val="Hyperlink"/>
    <w:basedOn w:val="a0"/>
    <w:uiPriority w:val="99"/>
    <w:semiHidden/>
    <w:unhideWhenUsed/>
    <w:rsid w:val="00821862"/>
    <w:rPr>
      <w:color w:val="0000FF"/>
      <w:u w:val="single"/>
    </w:rPr>
  </w:style>
  <w:style w:type="table" w:styleId="af0">
    <w:name w:val="Table Grid"/>
    <w:basedOn w:val="a1"/>
    <w:uiPriority w:val="39"/>
    <w:rsid w:val="00E568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 Spacing"/>
    <w:uiPriority w:val="1"/>
    <w:qFormat/>
    <w:rsid w:val="00E56898"/>
    <w:pPr>
      <w:pBdr>
        <w:top w:val="none" w:sz="0" w:space="0" w:color="auto"/>
        <w:left w:val="none" w:sz="0" w:space="0" w:color="auto"/>
        <w:bottom w:val="none" w:sz="0" w:space="0" w:color="auto"/>
        <w:right w:val="none" w:sz="0" w:space="0" w:color="auto"/>
        <w:between w:val="none" w:sz="0" w:space="0" w:color="auto"/>
      </w:pBdr>
    </w:pPr>
    <w:rPr>
      <w:rFonts w:ascii="Calibri" w:eastAsia="Calibri" w:hAnsi="Calibri" w:cs="Arial"/>
      <w:color w:val="auto"/>
      <w:sz w:val="22"/>
      <w:szCs w:val="22"/>
      <w:lang w:val="ru-RU"/>
    </w:rPr>
  </w:style>
  <w:style w:type="paragraph" w:styleId="af2">
    <w:name w:val="Revision"/>
    <w:hidden/>
    <w:uiPriority w:val="99"/>
    <w:semiHidden/>
    <w:rsid w:val="00231E16"/>
    <w:pPr>
      <w:pBdr>
        <w:top w:val="none" w:sz="0" w:space="0" w:color="auto"/>
        <w:left w:val="none" w:sz="0" w:space="0" w:color="auto"/>
        <w:bottom w:val="none" w:sz="0" w:space="0" w:color="auto"/>
        <w:right w:val="none" w:sz="0" w:space="0" w:color="auto"/>
        <w:between w:val="none" w:sz="0" w:space="0" w:color="auto"/>
      </w:pBdr>
    </w:pPr>
  </w:style>
  <w:style w:type="character" w:styleId="af3">
    <w:name w:val="annotation reference"/>
    <w:basedOn w:val="a0"/>
    <w:uiPriority w:val="99"/>
    <w:semiHidden/>
    <w:unhideWhenUsed/>
    <w:rsid w:val="00052906"/>
    <w:rPr>
      <w:sz w:val="16"/>
      <w:szCs w:val="16"/>
    </w:rPr>
  </w:style>
  <w:style w:type="paragraph" w:styleId="af4">
    <w:name w:val="annotation text"/>
    <w:basedOn w:val="a"/>
    <w:link w:val="af5"/>
    <w:uiPriority w:val="99"/>
    <w:unhideWhenUsed/>
    <w:rsid w:val="00052906"/>
  </w:style>
  <w:style w:type="character" w:customStyle="1" w:styleId="af5">
    <w:name w:val="Текст примечания Знак"/>
    <w:basedOn w:val="a0"/>
    <w:link w:val="af4"/>
    <w:uiPriority w:val="99"/>
    <w:rsid w:val="00052906"/>
  </w:style>
  <w:style w:type="paragraph" w:styleId="af6">
    <w:name w:val="annotation subject"/>
    <w:basedOn w:val="af4"/>
    <w:next w:val="af4"/>
    <w:link w:val="af7"/>
    <w:uiPriority w:val="99"/>
    <w:semiHidden/>
    <w:unhideWhenUsed/>
    <w:rsid w:val="00052906"/>
    <w:rPr>
      <w:b/>
      <w:bCs/>
    </w:rPr>
  </w:style>
  <w:style w:type="character" w:customStyle="1" w:styleId="af7">
    <w:name w:val="Тема примечания Знак"/>
    <w:basedOn w:val="af5"/>
    <w:link w:val="af6"/>
    <w:uiPriority w:val="99"/>
    <w:semiHidden/>
    <w:rsid w:val="000529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863219">
      <w:bodyDiv w:val="1"/>
      <w:marLeft w:val="0"/>
      <w:marRight w:val="0"/>
      <w:marTop w:val="0"/>
      <w:marBottom w:val="0"/>
      <w:divBdr>
        <w:top w:val="none" w:sz="0" w:space="0" w:color="auto"/>
        <w:left w:val="none" w:sz="0" w:space="0" w:color="auto"/>
        <w:bottom w:val="none" w:sz="0" w:space="0" w:color="auto"/>
        <w:right w:val="none" w:sz="0" w:space="0" w:color="auto"/>
      </w:divBdr>
    </w:div>
    <w:div w:id="1111047553">
      <w:bodyDiv w:val="1"/>
      <w:marLeft w:val="0"/>
      <w:marRight w:val="0"/>
      <w:marTop w:val="0"/>
      <w:marBottom w:val="0"/>
      <w:divBdr>
        <w:top w:val="none" w:sz="0" w:space="0" w:color="auto"/>
        <w:left w:val="none" w:sz="0" w:space="0" w:color="auto"/>
        <w:bottom w:val="none" w:sz="0" w:space="0" w:color="auto"/>
        <w:right w:val="none" w:sz="0" w:space="0" w:color="auto"/>
      </w:divBdr>
    </w:div>
    <w:div w:id="1185827927">
      <w:bodyDiv w:val="1"/>
      <w:marLeft w:val="0"/>
      <w:marRight w:val="0"/>
      <w:marTop w:val="0"/>
      <w:marBottom w:val="0"/>
      <w:divBdr>
        <w:top w:val="none" w:sz="0" w:space="0" w:color="auto"/>
        <w:left w:val="none" w:sz="0" w:space="0" w:color="auto"/>
        <w:bottom w:val="none" w:sz="0" w:space="0" w:color="auto"/>
        <w:right w:val="none" w:sz="0" w:space="0" w:color="auto"/>
      </w:divBdr>
    </w:div>
    <w:div w:id="1556625853">
      <w:bodyDiv w:val="1"/>
      <w:marLeft w:val="0"/>
      <w:marRight w:val="0"/>
      <w:marTop w:val="0"/>
      <w:marBottom w:val="0"/>
      <w:divBdr>
        <w:top w:val="none" w:sz="0" w:space="0" w:color="auto"/>
        <w:left w:val="none" w:sz="0" w:space="0" w:color="auto"/>
        <w:bottom w:val="none" w:sz="0" w:space="0" w:color="auto"/>
        <w:right w:val="none" w:sz="0" w:space="0" w:color="auto"/>
      </w:divBdr>
    </w:div>
    <w:div w:id="1860506840">
      <w:bodyDiv w:val="1"/>
      <w:marLeft w:val="0"/>
      <w:marRight w:val="0"/>
      <w:marTop w:val="0"/>
      <w:marBottom w:val="0"/>
      <w:divBdr>
        <w:top w:val="none" w:sz="0" w:space="0" w:color="auto"/>
        <w:left w:val="none" w:sz="0" w:space="0" w:color="auto"/>
        <w:bottom w:val="none" w:sz="0" w:space="0" w:color="auto"/>
        <w:right w:val="none" w:sz="0" w:space="0" w:color="auto"/>
      </w:divBdr>
    </w:div>
    <w:div w:id="1984384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980BD-F425-4095-BFDE-C972BBB67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1604</Words>
  <Characters>11697</Characters>
  <Application>Microsoft Office Word</Application>
  <DocSecurity>0</DocSecurity>
  <Lines>265</Lines>
  <Paragraphs>102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Ucell</Company>
  <LinksUpToDate>false</LinksUpToDate>
  <CharactersWithSpaces>13199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Oybek Aziz-Kariev</dc:creator>
  <cp:lastModifiedBy>Jakhongir Umurbekov</cp:lastModifiedBy>
  <cp:revision>2</cp:revision>
  <cp:lastPrinted>2021-02-10T04:26:00Z</cp:lastPrinted>
  <dcterms:created xsi:type="dcterms:W3CDTF">2026-02-10T10:25:00Z</dcterms:created>
  <dcterms:modified xsi:type="dcterms:W3CDTF">2026-02-10T10:25:00Z</dcterms:modified>
</cp:coreProperties>
</file>